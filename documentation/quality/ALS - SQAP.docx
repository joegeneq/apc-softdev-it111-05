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84459C">
      <w:pPr>
        <w:pStyle w:val="ListParagraph"/>
        <w:numPr>
          <w:ilvl w:val="0"/>
          <w:numId w:val="8"/>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84459C">
      <w:pPr>
        <w:pStyle w:val="ListParagraph"/>
        <w:numPr>
          <w:ilvl w:val="0"/>
          <w:numId w:val="9"/>
        </w:numPr>
        <w:spacing w:line="276" w:lineRule="auto"/>
        <w:rPr>
          <w:sz w:val="24"/>
          <w:szCs w:val="24"/>
        </w:rPr>
      </w:pPr>
      <w:r>
        <w:rPr>
          <w:sz w:val="24"/>
          <w:szCs w:val="24"/>
        </w:rPr>
        <w:t xml:space="preserve">Web – version </w:t>
      </w:r>
    </w:p>
    <w:p w:rsidR="00574B0B" w:rsidRDefault="00574B0B" w:rsidP="0084459C">
      <w:pPr>
        <w:pStyle w:val="ListParagraph"/>
        <w:numPr>
          <w:ilvl w:val="0"/>
          <w:numId w:val="9"/>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84459C">
      <w:pPr>
        <w:pStyle w:val="ListParagraph"/>
        <w:numPr>
          <w:ilvl w:val="1"/>
          <w:numId w:val="2"/>
        </w:numPr>
        <w:spacing w:line="276" w:lineRule="auto"/>
        <w:rPr>
          <w:b/>
          <w:sz w:val="24"/>
          <w:szCs w:val="24"/>
        </w:rPr>
      </w:pPr>
      <w:r>
        <w:rPr>
          <w:b/>
          <w:sz w:val="24"/>
          <w:szCs w:val="24"/>
        </w:rPr>
        <w:t>Technical Approach</w:t>
      </w:r>
    </w:p>
    <w:p w:rsidR="009D0C74" w:rsidRPr="00A93F15" w:rsidRDefault="009D0C74" w:rsidP="0084459C">
      <w:pPr>
        <w:pStyle w:val="ListParagraph"/>
        <w:numPr>
          <w:ilvl w:val="2"/>
          <w:numId w:val="2"/>
        </w:numPr>
        <w:spacing w:line="276" w:lineRule="auto"/>
        <w:rPr>
          <w:b/>
          <w:color w:val="0070C0"/>
          <w:sz w:val="24"/>
          <w:szCs w:val="24"/>
        </w:rPr>
      </w:pPr>
      <w:r w:rsidRPr="00A93F15">
        <w:rPr>
          <w:b/>
          <w:color w:val="0070C0"/>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BF2CF4"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r w:rsidR="00B43CD1" w:rsidRPr="00B43CD1">
                <w:rPr>
                  <w:rStyle w:val="Hyperlink"/>
                  <w:i/>
                  <w:sz w:val="24"/>
                  <w:szCs w:val="24"/>
                </w:rPr>
                <w:t>code.google</w:t>
              </w:r>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Requirements Traceability Matrix</w:t>
      </w:r>
      <w:r w:rsidR="007E10ED">
        <w:rPr>
          <w:b/>
          <w:sz w:val="24"/>
          <w:szCs w:val="24"/>
        </w:rPr>
        <w:t xml:space="preserve">  Part</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84459C">
      <w:pPr>
        <w:pStyle w:val="ListParagraph"/>
        <w:numPr>
          <w:ilvl w:val="1"/>
          <w:numId w:val="4"/>
        </w:numPr>
        <w:spacing w:line="276" w:lineRule="auto"/>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71317635" wp14:editId="1190D468">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Default="006F4718" w:rsidP="00514A6E">
      <w:pPr>
        <w:spacing w:line="276" w:lineRule="auto"/>
        <w:rPr>
          <w:b/>
          <w:sz w:val="24"/>
          <w:szCs w:val="24"/>
        </w:rPr>
      </w:pP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96467" w:rsidRDefault="006F4718" w:rsidP="0084459C">
      <w:pPr>
        <w:pStyle w:val="ListParagraph"/>
        <w:numPr>
          <w:ilvl w:val="0"/>
          <w:numId w:val="23"/>
        </w:numPr>
        <w:spacing w:line="276" w:lineRule="auto"/>
        <w:rPr>
          <w:b/>
          <w:color w:val="0070C0"/>
          <w:sz w:val="24"/>
          <w:szCs w:val="24"/>
        </w:rPr>
      </w:pPr>
      <w:r w:rsidRPr="00096467">
        <w:rPr>
          <w:b/>
          <w:color w:val="0070C0"/>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F25E7F" w:rsidRPr="00A10B1E" w:rsidRDefault="00F25E7F" w:rsidP="0084459C">
      <w:pPr>
        <w:pStyle w:val="ListParagraph"/>
        <w:numPr>
          <w:ilvl w:val="2"/>
          <w:numId w:val="23"/>
        </w:numPr>
        <w:spacing w:line="276" w:lineRule="auto"/>
        <w:rPr>
          <w:b/>
          <w:sz w:val="24"/>
        </w:rPr>
      </w:pPr>
      <w:r w:rsidRPr="00A10B1E">
        <w:rPr>
          <w:b/>
          <w:sz w:val="24"/>
        </w:rPr>
        <w:t>Sunday Readings</w:t>
      </w:r>
    </w:p>
    <w:p w:rsidR="00F25E7F" w:rsidRPr="00A10B1E" w:rsidRDefault="00F25E7F" w:rsidP="0084459C">
      <w:pPr>
        <w:pStyle w:val="ListParagraph"/>
        <w:numPr>
          <w:ilvl w:val="2"/>
          <w:numId w:val="23"/>
        </w:numPr>
        <w:spacing w:line="276" w:lineRule="auto"/>
        <w:rPr>
          <w:b/>
          <w:sz w:val="24"/>
        </w:rPr>
      </w:pPr>
      <w:r w:rsidRPr="00A10B1E">
        <w:rPr>
          <w:b/>
          <w:sz w:val="24"/>
        </w:rPr>
        <w:t>Weekday Readings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6A4E61" w:rsidRDefault="006A4E61" w:rsidP="0084459C">
      <w:pPr>
        <w:pStyle w:val="ListParagraph"/>
        <w:numPr>
          <w:ilvl w:val="2"/>
          <w:numId w:val="23"/>
        </w:numPr>
        <w:spacing w:line="276" w:lineRule="auto"/>
        <w:rPr>
          <w:b/>
          <w:sz w:val="24"/>
          <w:szCs w:val="24"/>
        </w:rPr>
      </w:pPr>
      <w:r>
        <w:rPr>
          <w:b/>
          <w:sz w:val="24"/>
          <w:szCs w:val="24"/>
        </w:rPr>
        <w:t>Moveable Feasts</w:t>
      </w:r>
    </w:p>
    <w:p w:rsidR="00F25E7F" w:rsidRDefault="00F25E7F" w:rsidP="0084459C">
      <w:pPr>
        <w:pStyle w:val="ListParagraph"/>
        <w:numPr>
          <w:ilvl w:val="2"/>
          <w:numId w:val="23"/>
        </w:numPr>
        <w:spacing w:line="276" w:lineRule="auto"/>
        <w:rPr>
          <w:b/>
          <w:sz w:val="24"/>
          <w:szCs w:val="24"/>
        </w:rPr>
      </w:pPr>
      <w:r>
        <w:rPr>
          <w:b/>
          <w:sz w:val="24"/>
          <w:szCs w:val="24"/>
        </w:rPr>
        <w:t>Memorials</w:t>
      </w:r>
    </w:p>
    <w:p w:rsidR="00F25E7F" w:rsidRDefault="00F25E7F" w:rsidP="0084459C">
      <w:pPr>
        <w:pStyle w:val="ListParagraph"/>
        <w:numPr>
          <w:ilvl w:val="2"/>
          <w:numId w:val="23"/>
        </w:numPr>
        <w:spacing w:line="276" w:lineRule="auto"/>
        <w:rPr>
          <w:b/>
          <w:sz w:val="24"/>
          <w:szCs w:val="24"/>
        </w:rPr>
      </w:pPr>
      <w:r>
        <w:rPr>
          <w:b/>
          <w:sz w:val="24"/>
          <w:szCs w:val="24"/>
        </w:rPr>
        <w:t>Solemnities</w:t>
      </w:r>
    </w:p>
    <w:p w:rsidR="006A4E61" w:rsidRPr="006A4E61" w:rsidRDefault="006A4E61" w:rsidP="0084459C">
      <w:pPr>
        <w:pStyle w:val="ListParagraph"/>
        <w:numPr>
          <w:ilvl w:val="2"/>
          <w:numId w:val="23"/>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7F4DC1" w:rsidRDefault="006F4718" w:rsidP="007F4DC1">
      <w:pPr>
        <w:pStyle w:val="ListParagraph"/>
        <w:numPr>
          <w:ilvl w:val="0"/>
          <w:numId w:val="23"/>
        </w:numPr>
        <w:spacing w:line="276" w:lineRule="auto"/>
        <w:rPr>
          <w:b/>
          <w:color w:val="0070C0"/>
          <w:sz w:val="24"/>
          <w:szCs w:val="24"/>
        </w:rPr>
      </w:pPr>
      <w:r w:rsidRPr="007F4DC1">
        <w:rPr>
          <w:b/>
          <w:color w:val="0070C0"/>
          <w:sz w:val="24"/>
          <w:szCs w:val="24"/>
        </w:rPr>
        <w:t>Optional Scenarios</w:t>
      </w:r>
      <w:r w:rsidR="007F4DC1" w:rsidRPr="007F4DC1">
        <w:rPr>
          <w:b/>
          <w:color w:val="0070C0"/>
          <w:sz w:val="24"/>
          <w:szCs w:val="24"/>
        </w:rPr>
        <w:t xml:space="preserve"> and </w:t>
      </w:r>
      <w:r w:rsidR="007F4DC1" w:rsidRPr="007F4DC1">
        <w:rPr>
          <w:b/>
          <w:color w:val="0070C0"/>
          <w:sz w:val="24"/>
          <w:szCs w:val="24"/>
        </w:rPr>
        <w:t>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Default="00C668D1" w:rsidP="0084459C">
      <w:pPr>
        <w:pStyle w:val="ListParagraph"/>
        <w:numPr>
          <w:ilvl w:val="1"/>
          <w:numId w:val="23"/>
        </w:numPr>
        <w:spacing w:line="276" w:lineRule="auto"/>
        <w:rPr>
          <w:b/>
          <w:sz w:val="24"/>
          <w:szCs w:val="24"/>
        </w:rPr>
      </w:pPr>
      <w:r>
        <w:rPr>
          <w:b/>
          <w:sz w:val="24"/>
          <w:szCs w:val="24"/>
        </w:rPr>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Pr>
          <w:sz w:val="24"/>
          <w:szCs w:val="24"/>
        </w:rPr>
        <w:t>”</w:t>
      </w:r>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6119E6" w:rsidRDefault="00122DC8" w:rsidP="0084459C">
      <w:pPr>
        <w:pStyle w:val="ListParagraph"/>
        <w:numPr>
          <w:ilvl w:val="0"/>
          <w:numId w:val="23"/>
        </w:numPr>
        <w:spacing w:line="276" w:lineRule="auto"/>
        <w:rPr>
          <w:b/>
          <w:color w:val="0070C0"/>
          <w:sz w:val="24"/>
          <w:szCs w:val="24"/>
        </w:rPr>
      </w:pPr>
      <w:r w:rsidRPr="006119E6">
        <w:rPr>
          <w:b/>
          <w:noProof/>
          <w:color w:val="0070C0"/>
          <w:sz w:val="24"/>
          <w:szCs w:val="24"/>
          <w:lang w:val="en-PH" w:eastAsia="en-PH"/>
        </w:rPr>
        <w:lastRenderedPageBreak/>
        <w:drawing>
          <wp:anchor distT="0" distB="0" distL="114300" distR="114300" simplePos="0" relativeHeight="251685888" behindDoc="0" locked="0" layoutInCell="1" allowOverlap="1" wp14:anchorId="377CF8AE" wp14:editId="505CEC8C">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5">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6119E6">
        <w:rPr>
          <w:b/>
          <w:color w:val="0070C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6">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ins w:id="2" w:author="mine" w:date="2015-03-08T16:31:00Z"/>
          <w:b/>
          <w:sz w:val="24"/>
          <w:szCs w:val="24"/>
        </w:rPr>
      </w:pPr>
    </w:p>
    <w:p w:rsidR="002C4047" w:rsidRPr="006119E6" w:rsidRDefault="002C4047" w:rsidP="0084459C">
      <w:pPr>
        <w:pStyle w:val="ListParagraph"/>
        <w:numPr>
          <w:ilvl w:val="0"/>
          <w:numId w:val="1"/>
        </w:numPr>
        <w:spacing w:line="276" w:lineRule="auto"/>
        <w:rPr>
          <w:b/>
          <w:color w:val="0070C0"/>
          <w:sz w:val="24"/>
        </w:rPr>
      </w:pPr>
      <w:r w:rsidRPr="006119E6">
        <w:rPr>
          <w:b/>
          <w:color w:val="0070C0"/>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2C11FA" w:rsidRDefault="000C0037" w:rsidP="002C11FA">
      <w:pPr>
        <w:spacing w:line="276" w:lineRule="auto"/>
        <w:jc w:val="center"/>
        <w:rPr>
          <w:i/>
          <w:color w:val="0070C0"/>
          <w:sz w:val="24"/>
          <w:szCs w:val="24"/>
        </w:rPr>
      </w:pPr>
      <w:r>
        <w:rPr>
          <w:color w:val="0070C0"/>
          <w:sz w:val="24"/>
          <w:szCs w:val="24"/>
        </w:rPr>
        <w:t>Image</w:t>
      </w:r>
      <w:r w:rsidR="002C11FA" w:rsidRPr="002C11FA">
        <w:rPr>
          <w:color w:val="0070C0"/>
          <w:sz w:val="24"/>
          <w:szCs w:val="24"/>
        </w:rPr>
        <w:t xml:space="preserve"> 1.7</w:t>
      </w:r>
      <w:r w:rsidR="002C11FA" w:rsidRPr="002C11FA">
        <w:rPr>
          <w:color w:val="0070C0"/>
          <w:sz w:val="24"/>
          <w:szCs w:val="24"/>
        </w:rPr>
        <w:t xml:space="preserve"> </w:t>
      </w:r>
      <w:r w:rsidR="002C11FA" w:rsidRPr="002C11FA">
        <w:rPr>
          <w:b/>
          <w:color w:val="0070C0"/>
          <w:sz w:val="24"/>
          <w:szCs w:val="24"/>
        </w:rPr>
        <w:t>Implementation Map</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Default="0047717F" w:rsidP="001C33D8">
      <w:pPr>
        <w:spacing w:line="276" w:lineRule="auto"/>
        <w:rPr>
          <w:sz w:val="24"/>
          <w:szCs w:val="24"/>
        </w:rPr>
      </w:pPr>
    </w:p>
    <w:p w:rsidR="006119E6" w:rsidRPr="001C33D8"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Default="00283AAD" w:rsidP="00283AAD">
      <w:pPr>
        <w:spacing w:line="276" w:lineRule="auto"/>
        <w:rPr>
          <w:sz w:val="24"/>
          <w:szCs w:val="24"/>
        </w:rPr>
      </w:pPr>
    </w:p>
    <w:p w:rsidR="00EB4559" w:rsidRDefault="00EB4559" w:rsidP="00283AAD">
      <w:pPr>
        <w:spacing w:line="276" w:lineRule="auto"/>
        <w:rPr>
          <w:sz w:val="24"/>
          <w:szCs w:val="24"/>
        </w:rPr>
      </w:pPr>
    </w:p>
    <w:p w:rsidR="00EB4559" w:rsidRDefault="00EB4559" w:rsidP="00283AAD">
      <w:pPr>
        <w:spacing w:line="276" w:lineRule="auto"/>
        <w:rPr>
          <w:sz w:val="24"/>
          <w:szCs w:val="24"/>
        </w:rPr>
      </w:pP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r>
        <w:rPr>
          <w:i/>
          <w:sz w:val="24"/>
          <w:szCs w:val="24"/>
        </w:rPr>
        <w:t>initally</w:t>
      </w:r>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84459C">
      <w:pPr>
        <w:numPr>
          <w:ilvl w:val="1"/>
          <w:numId w:val="20"/>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Access</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Registration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Login</w:t>
      </w:r>
    </w:p>
    <w:p w:rsidR="00A2154E" w:rsidRDefault="00A2154E" w:rsidP="0084459C">
      <w:pPr>
        <w:numPr>
          <w:ilvl w:val="1"/>
          <w:numId w:val="20"/>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Inspection</w:t>
      </w:r>
    </w:p>
    <w:p w:rsidR="00167C06" w:rsidRPr="00167C06" w:rsidRDefault="00167C06" w:rsidP="0084459C">
      <w:pPr>
        <w:numPr>
          <w:ilvl w:val="2"/>
          <w:numId w:val="20"/>
        </w:numPr>
        <w:spacing w:line="276" w:lineRule="auto"/>
        <w:contextualSpacing/>
        <w:rPr>
          <w:sz w:val="24"/>
          <w:szCs w:val="24"/>
        </w:rPr>
      </w:pPr>
      <w:r w:rsidRPr="00167C06">
        <w:rPr>
          <w:sz w:val="24"/>
          <w:szCs w:val="24"/>
        </w:rPr>
        <w:lastRenderedPageBreak/>
        <w:t>Calendar Display Refresh</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84459C">
      <w:pPr>
        <w:numPr>
          <w:ilvl w:val="2"/>
          <w:numId w:val="20"/>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84459C">
      <w:pPr>
        <w:numPr>
          <w:ilvl w:val="2"/>
          <w:numId w:val="20"/>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84459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84459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84459C">
      <w:pPr>
        <w:numPr>
          <w:ilvl w:val="2"/>
          <w:numId w:val="20"/>
        </w:numPr>
        <w:spacing w:line="276" w:lineRule="auto"/>
        <w:contextualSpacing/>
        <w:rPr>
          <w:sz w:val="24"/>
          <w:szCs w:val="24"/>
        </w:rPr>
      </w:pPr>
      <w:r w:rsidRPr="00A037DB">
        <w:rPr>
          <w:sz w:val="24"/>
          <w:szCs w:val="24"/>
        </w:rPr>
        <w:t>Calendar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Readability</w:t>
      </w:r>
    </w:p>
    <w:p w:rsidR="00A2154E" w:rsidRDefault="00A2154E" w:rsidP="0084459C">
      <w:pPr>
        <w:numPr>
          <w:ilvl w:val="1"/>
          <w:numId w:val="20"/>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Link Display</w:t>
      </w:r>
    </w:p>
    <w:p w:rsidR="0003674D" w:rsidRPr="00A037DB" w:rsidRDefault="0003674D" w:rsidP="0084459C">
      <w:pPr>
        <w:numPr>
          <w:ilvl w:val="2"/>
          <w:numId w:val="20"/>
        </w:numPr>
        <w:spacing w:line="276" w:lineRule="auto"/>
        <w:contextualSpacing/>
        <w:rPr>
          <w:sz w:val="24"/>
          <w:szCs w:val="24"/>
        </w:rPr>
      </w:pPr>
      <w:r w:rsidRPr="00A037DB">
        <w:rPr>
          <w:sz w:val="24"/>
          <w:szCs w:val="24"/>
        </w:rPr>
        <w:t>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Verification of Link Display and Redirection Item</w:t>
      </w:r>
    </w:p>
    <w:p w:rsidR="00A2154E" w:rsidRDefault="00A2154E" w:rsidP="0084459C">
      <w:pPr>
        <w:numPr>
          <w:ilvl w:val="1"/>
          <w:numId w:val="20"/>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84459C">
      <w:pPr>
        <w:numPr>
          <w:ilvl w:val="2"/>
          <w:numId w:val="20"/>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lastRenderedPageBreak/>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A93F15" w:rsidRDefault="00A2154E" w:rsidP="00A2154E">
      <w:pPr>
        <w:spacing w:line="276" w:lineRule="auto"/>
        <w:jc w:val="center"/>
        <w:rPr>
          <w:color w:val="0070C0"/>
          <w:sz w:val="24"/>
          <w:szCs w:val="24"/>
        </w:rPr>
      </w:pPr>
      <w:r w:rsidRPr="00A93F15">
        <w:rPr>
          <w:color w:val="0070C0"/>
          <w:sz w:val="24"/>
          <w:szCs w:val="24"/>
        </w:rPr>
        <w:t xml:space="preserve">Table </w:t>
      </w:r>
      <w:r w:rsidR="00A93F15" w:rsidRPr="00A93F15">
        <w:rPr>
          <w:color w:val="0070C0"/>
          <w:sz w:val="24"/>
          <w:szCs w:val="24"/>
        </w:rPr>
        <w:t>1.6</w:t>
      </w:r>
      <w:r w:rsidRPr="00A93F15">
        <w:rPr>
          <w:color w:val="0070C0"/>
          <w:sz w:val="24"/>
          <w:szCs w:val="24"/>
        </w:rPr>
        <w:t xml:space="preserve"> </w:t>
      </w:r>
      <w:r w:rsidRPr="00A93F15">
        <w:rPr>
          <w:b/>
          <w:color w:val="0070C0"/>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1.7</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lastRenderedPageBreak/>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Link Redirection</w:t>
            </w:r>
          </w:p>
        </w:tc>
        <w:tc>
          <w:tcPr>
            <w:tcW w:w="2340" w:type="dxa"/>
          </w:tcPr>
          <w:p w:rsidR="00722916" w:rsidRPr="00642790" w:rsidRDefault="00D730BA"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Links will be assigned for events that have audio / text files for them</w:t>
            </w:r>
          </w:p>
        </w:tc>
        <w:tc>
          <w:tcPr>
            <w:tcW w:w="2167"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Audio files and text files may vary</w:t>
            </w:r>
          </w:p>
        </w:tc>
        <w:tc>
          <w:tcPr>
            <w:tcW w:w="3265"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depends on the physical attributes and specifications of the tester’s devices, which may vary</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exercise similarities with app</w:t>
            </w:r>
          </w:p>
        </w:tc>
        <w:tc>
          <w:tcPr>
            <w:tcW w:w="3265"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B64600" w:rsidRDefault="00B64600" w:rsidP="00395025">
      <w:pPr>
        <w:spacing w:line="276" w:lineRule="auto"/>
        <w:jc w:val="center"/>
        <w:rPr>
          <w:color w:val="0070C0"/>
          <w:sz w:val="24"/>
          <w:szCs w:val="24"/>
        </w:rPr>
      </w:pPr>
      <w:r w:rsidRPr="00B64600">
        <w:rPr>
          <w:color w:val="0070C0"/>
          <w:sz w:val="24"/>
          <w:szCs w:val="24"/>
        </w:rPr>
        <w:t>Table 1.8</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B2EBD" w:rsidRDefault="00BA7CAE" w:rsidP="00BA7CAE">
      <w:pPr>
        <w:jc w:val="center"/>
        <w:rPr>
          <w:b/>
          <w:color w:val="0070C0"/>
          <w:sz w:val="24"/>
          <w:szCs w:val="24"/>
        </w:rPr>
      </w:pPr>
      <w:r w:rsidRPr="001B2EBD">
        <w:rPr>
          <w:color w:val="0070C0"/>
          <w:sz w:val="24"/>
          <w:szCs w:val="24"/>
        </w:rPr>
        <w:t xml:space="preserve">Table </w:t>
      </w:r>
      <w:r w:rsidR="00C74BBD" w:rsidRPr="001B2EBD">
        <w:rPr>
          <w:color w:val="0070C0"/>
          <w:sz w:val="24"/>
          <w:szCs w:val="24"/>
        </w:rPr>
        <w:t>1.9</w:t>
      </w:r>
      <w:r w:rsidRPr="001B2EBD">
        <w:rPr>
          <w:color w:val="0070C0"/>
          <w:sz w:val="24"/>
          <w:szCs w:val="24"/>
        </w:rPr>
        <w:t xml:space="preserve"> </w:t>
      </w:r>
      <w:r w:rsidRPr="001B2EBD">
        <w:rPr>
          <w:b/>
          <w:color w:val="0070C0"/>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lastRenderedPageBreak/>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B2EBD" w:rsidRDefault="001B2EBD" w:rsidP="001B2EBD">
      <w:pPr>
        <w:jc w:val="center"/>
        <w:rPr>
          <w:b/>
          <w:color w:val="0070C0"/>
          <w:sz w:val="24"/>
          <w:szCs w:val="24"/>
        </w:rPr>
      </w:pPr>
      <w:r w:rsidRPr="001B2EBD">
        <w:rPr>
          <w:color w:val="0070C0"/>
          <w:sz w:val="24"/>
          <w:szCs w:val="24"/>
        </w:rPr>
        <w:t xml:space="preserve">Table </w:t>
      </w:r>
      <w:r>
        <w:rPr>
          <w:color w:val="0070C0"/>
          <w:sz w:val="24"/>
          <w:szCs w:val="24"/>
        </w:rPr>
        <w:t>2.0</w:t>
      </w:r>
      <w:r w:rsidRPr="001B2EBD">
        <w:rPr>
          <w:color w:val="0070C0"/>
          <w:sz w:val="24"/>
          <w:szCs w:val="24"/>
        </w:rPr>
        <w:t xml:space="preserve"> </w:t>
      </w:r>
      <w:r w:rsidR="00115658">
        <w:rPr>
          <w:b/>
          <w:color w:val="0070C0"/>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lastRenderedPageBreak/>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27038B" w:rsidRPr="0027038B" w:rsidRDefault="0027038B" w:rsidP="0027038B">
      <w:pPr>
        <w:jc w:val="both"/>
        <w:rPr>
          <w:sz w:val="24"/>
          <w:szCs w:val="24"/>
        </w:rPr>
      </w:pPr>
    </w:p>
    <w:p w:rsidR="00B92CCE" w:rsidRPr="00574643" w:rsidRDefault="00574643" w:rsidP="00B92CC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4"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lastRenderedPageBreak/>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2.1</w:t>
      </w:r>
      <w:r w:rsidRPr="001B2EBD">
        <w:rPr>
          <w:color w:val="0070C0"/>
          <w:sz w:val="24"/>
          <w:szCs w:val="24"/>
        </w:rPr>
        <w:t xml:space="preserve"> </w:t>
      </w:r>
      <w:r>
        <w:rPr>
          <w:b/>
          <w:color w:val="0070C0"/>
          <w:sz w:val="24"/>
          <w:szCs w:val="24"/>
        </w:rPr>
        <w:t>Tasks Setup</w:t>
      </w: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Signed-off severity 3 bugs</w:t>
            </w:r>
          </w:p>
        </w:tc>
      </w:tr>
    </w:tbl>
    <w:p w:rsidR="00574643" w:rsidRPr="001B2EBD" w:rsidRDefault="00574643" w:rsidP="00574643">
      <w:pPr>
        <w:jc w:val="center"/>
        <w:rPr>
          <w:b/>
          <w:color w:val="0070C0"/>
          <w:sz w:val="24"/>
          <w:szCs w:val="24"/>
        </w:rPr>
      </w:pPr>
      <w:r w:rsidRPr="001B2EBD">
        <w:rPr>
          <w:color w:val="0070C0"/>
          <w:sz w:val="24"/>
          <w:szCs w:val="24"/>
        </w:rPr>
        <w:lastRenderedPageBreak/>
        <w:t xml:space="preserve">Table </w:t>
      </w:r>
      <w:r>
        <w:rPr>
          <w:color w:val="0070C0"/>
          <w:sz w:val="24"/>
          <w:szCs w:val="24"/>
        </w:rPr>
        <w:t>2.</w:t>
      </w:r>
      <w:r>
        <w:rPr>
          <w:color w:val="0070C0"/>
          <w:sz w:val="24"/>
          <w:szCs w:val="24"/>
        </w:rPr>
        <w:t xml:space="preserve">2 </w:t>
      </w:r>
      <w:r w:rsidRPr="00574643">
        <w:rPr>
          <w:b/>
          <w:color w:val="0070C0"/>
          <w:sz w:val="24"/>
          <w:szCs w:val="24"/>
        </w:rPr>
        <w:t>Severity List</w:t>
      </w:r>
    </w:p>
    <w:p w:rsidR="005934F6" w:rsidRDefault="005934F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2.3</w:t>
      </w:r>
      <w:r w:rsidRPr="001B2EBD">
        <w:rPr>
          <w:color w:val="0070C0"/>
          <w:sz w:val="24"/>
          <w:szCs w:val="24"/>
        </w:rPr>
        <w:t xml:space="preserve"> </w:t>
      </w:r>
      <w:r>
        <w:rPr>
          <w:b/>
          <w:color w:val="0070C0"/>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7038B">
        <w:rPr>
          <w:color w:val="0070C0"/>
          <w:sz w:val="24"/>
          <w:szCs w:val="24"/>
        </w:rPr>
        <w:t xml:space="preserve">Image </w:t>
      </w:r>
      <w:r w:rsidR="0027038B" w:rsidRPr="0027038B">
        <w:rPr>
          <w:color w:val="0070C0"/>
          <w:sz w:val="24"/>
          <w:szCs w:val="24"/>
        </w:rPr>
        <w:t>2.2</w:t>
      </w:r>
      <w:r w:rsidRPr="0027038B">
        <w:rPr>
          <w:color w:val="0070C0"/>
          <w:sz w:val="24"/>
          <w:szCs w:val="24"/>
        </w:rPr>
        <w:t xml:space="preserve"> </w:t>
      </w:r>
      <w:r w:rsidRPr="0027038B">
        <w:rPr>
          <w:b/>
          <w:color w:val="0070C0"/>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6"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 xml:space="preserve">The testing process management team is responsible in managing the entire testing process, workflow and quality management which is led by the testing team, the people who will test the system and record the test results. The developers and the adopter are </w:t>
      </w:r>
      <w:r>
        <w:rPr>
          <w:sz w:val="24"/>
          <w:szCs w:val="24"/>
        </w:rPr>
        <w:lastRenderedPageBreak/>
        <w:t>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B92CCE"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0A4A56" w:rsidRDefault="000A4A56" w:rsidP="00B92CCE">
      <w:pPr>
        <w:jc w:val="both"/>
        <w:rPr>
          <w:sz w:val="24"/>
          <w:szCs w:val="24"/>
        </w:rPr>
      </w:pPr>
    </w:p>
    <w:p w:rsidR="000A4A56" w:rsidRPr="00095345" w:rsidRDefault="000A4A56" w:rsidP="00B92CCE">
      <w:pPr>
        <w:jc w:val="both"/>
        <w:rPr>
          <w:sz w:val="24"/>
          <w:szCs w:val="24"/>
        </w:rPr>
      </w:pP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lastRenderedPageBreak/>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3/12/2015</w:t>
            </w:r>
          </w:p>
        </w:tc>
        <w:tc>
          <w:tcPr>
            <w:tcW w:w="3117" w:type="dxa"/>
            <w:vAlign w:val="center"/>
          </w:tcPr>
          <w:p w:rsidR="000A4A56" w:rsidRDefault="000A4A56"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27038B" w:rsidRPr="001B2EBD" w:rsidRDefault="0027038B" w:rsidP="0027038B">
      <w:pPr>
        <w:jc w:val="center"/>
        <w:rPr>
          <w:b/>
          <w:color w:val="0070C0"/>
          <w:sz w:val="24"/>
          <w:szCs w:val="24"/>
        </w:rPr>
      </w:pPr>
      <w:r w:rsidRPr="001B2EBD">
        <w:rPr>
          <w:color w:val="0070C0"/>
          <w:sz w:val="24"/>
          <w:szCs w:val="24"/>
        </w:rPr>
        <w:t xml:space="preserve">Table </w:t>
      </w:r>
      <w:r>
        <w:rPr>
          <w:color w:val="0070C0"/>
          <w:sz w:val="24"/>
          <w:szCs w:val="24"/>
        </w:rPr>
        <w:t>2.4</w:t>
      </w:r>
      <w:r>
        <w:rPr>
          <w:b/>
          <w:color w:val="0070C0"/>
          <w:sz w:val="24"/>
          <w:szCs w:val="24"/>
        </w:rPr>
        <w:t xml:space="preserve"> Schedule</w:t>
      </w:r>
    </w:p>
    <w:p w:rsidR="000A4A56" w:rsidRDefault="000A4A56" w:rsidP="0027038B">
      <w:pPr>
        <w:pStyle w:val="ListParagraph"/>
        <w:spacing w:line="276" w:lineRule="auto"/>
        <w:jc w:val="center"/>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 xml:space="preserve">Testers will be given resources such as wiki page and test plan to </w:t>
            </w:r>
            <w:r w:rsidRPr="00501AF1">
              <w:rPr>
                <w:sz w:val="24"/>
                <w:szCs w:val="24"/>
              </w:rPr>
              <w:lastRenderedPageBreak/>
              <w:t>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It is indicated in the test plan all the possible exceptions for defects / errors, testers 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E6411E" w:rsidRPr="001B2EBD" w:rsidRDefault="00E6411E" w:rsidP="00E6411E">
      <w:pPr>
        <w:jc w:val="center"/>
        <w:rPr>
          <w:b/>
          <w:color w:val="0070C0"/>
          <w:sz w:val="24"/>
          <w:szCs w:val="24"/>
        </w:rPr>
      </w:pPr>
      <w:r w:rsidRPr="001B2EBD">
        <w:rPr>
          <w:color w:val="0070C0"/>
          <w:sz w:val="24"/>
          <w:szCs w:val="24"/>
        </w:rPr>
        <w:t xml:space="preserve">Table </w:t>
      </w:r>
      <w:r>
        <w:rPr>
          <w:color w:val="0070C0"/>
          <w:sz w:val="24"/>
          <w:szCs w:val="24"/>
        </w:rPr>
        <w:t>2.</w:t>
      </w:r>
      <w:r>
        <w:rPr>
          <w:color w:val="0070C0"/>
          <w:sz w:val="24"/>
          <w:szCs w:val="24"/>
        </w:rPr>
        <w:t>5</w:t>
      </w:r>
      <w:r w:rsidRPr="001B2EBD">
        <w:rPr>
          <w:color w:val="0070C0"/>
          <w:sz w:val="24"/>
          <w:szCs w:val="24"/>
        </w:rPr>
        <w:t xml:space="preserve"> </w:t>
      </w:r>
      <w:r>
        <w:rPr>
          <w:b/>
          <w:color w:val="0070C0"/>
          <w:sz w:val="24"/>
          <w:szCs w:val="24"/>
        </w:rPr>
        <w:t>Risks and Contingencies</w:t>
      </w:r>
    </w:p>
    <w:p w:rsidR="00B41562" w:rsidRDefault="00B41562" w:rsidP="00E6411E">
      <w:pPr>
        <w:pStyle w:val="ListParagraph"/>
        <w:spacing w:line="276" w:lineRule="auto"/>
        <w:jc w:val="center"/>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3B50F5">
      <w:pPr>
        <w:spacing w:line="276" w:lineRule="auto"/>
        <w:jc w:val="center"/>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3" w:author="mine" w:date="2015-03-08T16:31:00Z"/>
          <w:sz w:val="24"/>
          <w:szCs w:val="24"/>
        </w:rPr>
      </w:pPr>
    </w:p>
    <w:p w:rsidR="00434FAB" w:rsidRPr="00DB559B" w:rsidRDefault="00434FAB" w:rsidP="00DB559B">
      <w:pPr>
        <w:spacing w:line="276" w:lineRule="auto"/>
        <w:rPr>
          <w:del w:id="4" w:author="mine" w:date="2015-03-08T16:31:00Z"/>
          <w:b/>
          <w:sz w:val="24"/>
          <w:szCs w:val="24"/>
        </w:rPr>
      </w:pPr>
    </w:p>
    <w:p w:rsidR="000A6E18" w:rsidRPr="00D36B24" w:rsidRDefault="002C4047" w:rsidP="0084459C">
      <w:pPr>
        <w:pStyle w:val="ListParagraph"/>
        <w:numPr>
          <w:ilvl w:val="0"/>
          <w:numId w:val="1"/>
        </w:numPr>
        <w:spacing w:line="276" w:lineRule="auto"/>
        <w:rPr>
          <w:b/>
          <w:color w:val="0070C0"/>
          <w:sz w:val="24"/>
        </w:rPr>
      </w:pPr>
      <w:r w:rsidRPr="00D36B24">
        <w:rPr>
          <w:b/>
          <w:color w:val="0070C0"/>
          <w:sz w:val="24"/>
        </w:rPr>
        <w:lastRenderedPageBreak/>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D36B24" w:rsidRDefault="00B119F5" w:rsidP="00D36B24">
      <w:pPr>
        <w:spacing w:line="276" w:lineRule="auto"/>
        <w:jc w:val="center"/>
        <w:rPr>
          <w:color w:val="0070C0"/>
          <w:sz w:val="24"/>
          <w:szCs w:val="24"/>
        </w:rPr>
      </w:pPr>
      <w:r w:rsidRPr="00B119F5">
        <w:rPr>
          <w:color w:val="0070C0"/>
          <w:sz w:val="24"/>
          <w:szCs w:val="24"/>
        </w:rPr>
        <w:t>Table 2.6</w:t>
      </w:r>
      <w:r w:rsidR="00BF14B9" w:rsidRPr="00B119F5">
        <w:rPr>
          <w:color w:val="0070C0"/>
          <w:sz w:val="24"/>
          <w:szCs w:val="24"/>
        </w:rPr>
        <w:t xml:space="preserve"> </w:t>
      </w:r>
      <w:r w:rsidR="00AB197D" w:rsidRPr="00B119F5">
        <w:rPr>
          <w:b/>
          <w:color w:val="0070C0"/>
          <w:sz w:val="24"/>
          <w:szCs w:val="24"/>
        </w:rPr>
        <w:t xml:space="preserve">Project </w:t>
      </w:r>
      <w:r w:rsidR="00F37337" w:rsidRPr="00B119F5">
        <w:rPr>
          <w:b/>
          <w:color w:val="0070C0"/>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D36B24" w:rsidRPr="00145C68" w:rsidRDefault="00D36B24"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r w:rsidR="00C56B71" w:rsidRPr="00EA0BE9">
              <w:rPr>
                <w:b w:val="0"/>
                <w:sz w:val="24"/>
                <w:szCs w:val="24"/>
              </w:rPr>
              <w:t>Recipients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B119F5" w:rsidRDefault="00145C68" w:rsidP="00145C68">
      <w:pPr>
        <w:spacing w:line="276" w:lineRule="auto"/>
        <w:jc w:val="center"/>
        <w:rPr>
          <w:color w:val="0070C0"/>
          <w:sz w:val="24"/>
          <w:szCs w:val="24"/>
        </w:rPr>
      </w:pPr>
      <w:r w:rsidRPr="00B119F5">
        <w:rPr>
          <w:color w:val="0070C0"/>
          <w:sz w:val="24"/>
          <w:szCs w:val="24"/>
        </w:rPr>
        <w:t xml:space="preserve">Table </w:t>
      </w:r>
      <w:r w:rsidR="00B119F5" w:rsidRPr="00B119F5">
        <w:rPr>
          <w:color w:val="0070C0"/>
          <w:sz w:val="24"/>
          <w:szCs w:val="24"/>
        </w:rPr>
        <w:t>2.7</w:t>
      </w:r>
      <w:r w:rsidRPr="00B119F5">
        <w:rPr>
          <w:color w:val="0070C0"/>
          <w:sz w:val="24"/>
          <w:szCs w:val="24"/>
        </w:rPr>
        <w:t xml:space="preserve"> </w:t>
      </w:r>
      <w:r w:rsidRPr="00B119F5">
        <w:rPr>
          <w:b/>
          <w:color w:val="0070C0"/>
          <w:sz w:val="24"/>
          <w:szCs w:val="24"/>
        </w:rPr>
        <w:t xml:space="preserve">Deployment </w:t>
      </w:r>
      <w:r w:rsidR="00B06698" w:rsidRPr="00B119F5">
        <w:rPr>
          <w:b/>
          <w:color w:val="0070C0"/>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bookmarkStart w:id="5" w:name="_GoBack"/>
      <w:bookmarkEnd w:id="5"/>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6" w:author="mine" w:date="2015-03-08T16:31:00Z"/>
          <w:sz w:val="24"/>
          <w:szCs w:val="24"/>
        </w:rPr>
      </w:pP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BF2CF4" w:rsidP="0084459C">
            <w:pPr>
              <w:pStyle w:val="ListParagraph"/>
              <w:numPr>
                <w:ilvl w:val="0"/>
                <w:numId w:val="16"/>
              </w:numPr>
              <w:spacing w:line="276" w:lineRule="auto"/>
              <w:rPr>
                <w:sz w:val="24"/>
                <w:szCs w:val="24"/>
              </w:rPr>
            </w:pPr>
            <w:hyperlink r:id="rId37" w:history="1">
              <w:r w:rsidR="002A63E2" w:rsidRPr="002A63E2">
                <w:rPr>
                  <w:rStyle w:val="Hyperlink"/>
                  <w:sz w:val="24"/>
                  <w:szCs w:val="24"/>
                </w:rPr>
                <w:t>University System of Ohio</w:t>
              </w:r>
            </w:hyperlink>
          </w:p>
          <w:p w:rsidR="000A6E18" w:rsidRPr="002A63E2" w:rsidRDefault="00BF2CF4" w:rsidP="0084459C">
            <w:pPr>
              <w:pStyle w:val="ListParagraph"/>
              <w:numPr>
                <w:ilvl w:val="0"/>
                <w:numId w:val="16"/>
              </w:numPr>
              <w:spacing w:line="276" w:lineRule="auto"/>
              <w:rPr>
                <w:sz w:val="24"/>
                <w:szCs w:val="24"/>
              </w:rPr>
            </w:pPr>
            <w:hyperlink r:id="rId38"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BF2CF4" w:rsidP="0084459C">
            <w:pPr>
              <w:pStyle w:val="ListParagraph"/>
              <w:numPr>
                <w:ilvl w:val="0"/>
                <w:numId w:val="26"/>
              </w:numPr>
              <w:spacing w:line="276" w:lineRule="auto"/>
              <w:rPr>
                <w:i/>
                <w:sz w:val="24"/>
                <w:szCs w:val="24"/>
              </w:rPr>
            </w:pPr>
            <w:hyperlink r:id="rId39" w:history="1">
              <w:r w:rsidR="000A6E18" w:rsidRPr="002A63E2">
                <w:rPr>
                  <w:rStyle w:val="Hyperlink"/>
                  <w:sz w:val="24"/>
                  <w:szCs w:val="24"/>
                </w:rPr>
                <w:t>CDC UP Test Case Template</w:t>
              </w:r>
            </w:hyperlink>
            <w:r w:rsidR="000A6E18"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3">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8">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1">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2">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2">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4">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0">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34"/>
  </w:num>
  <w:num w:numId="4">
    <w:abstractNumId w:val="47"/>
  </w:num>
  <w:num w:numId="5">
    <w:abstractNumId w:val="9"/>
  </w:num>
  <w:num w:numId="6">
    <w:abstractNumId w:val="28"/>
  </w:num>
  <w:num w:numId="7">
    <w:abstractNumId w:val="2"/>
  </w:num>
  <w:num w:numId="8">
    <w:abstractNumId w:val="25"/>
  </w:num>
  <w:num w:numId="9">
    <w:abstractNumId w:val="35"/>
  </w:num>
  <w:num w:numId="10">
    <w:abstractNumId w:val="13"/>
  </w:num>
  <w:num w:numId="11">
    <w:abstractNumId w:val="41"/>
  </w:num>
  <w:num w:numId="12">
    <w:abstractNumId w:val="16"/>
  </w:num>
  <w:num w:numId="13">
    <w:abstractNumId w:val="50"/>
  </w:num>
  <w:num w:numId="14">
    <w:abstractNumId w:val="32"/>
  </w:num>
  <w:num w:numId="15">
    <w:abstractNumId w:val="43"/>
  </w:num>
  <w:num w:numId="16">
    <w:abstractNumId w:val="49"/>
  </w:num>
  <w:num w:numId="17">
    <w:abstractNumId w:val="36"/>
  </w:num>
  <w:num w:numId="18">
    <w:abstractNumId w:val="33"/>
  </w:num>
  <w:num w:numId="19">
    <w:abstractNumId w:val="10"/>
  </w:num>
  <w:num w:numId="20">
    <w:abstractNumId w:val="46"/>
  </w:num>
  <w:num w:numId="21">
    <w:abstractNumId w:val="6"/>
  </w:num>
  <w:num w:numId="22">
    <w:abstractNumId w:val="40"/>
  </w:num>
  <w:num w:numId="23">
    <w:abstractNumId w:val="37"/>
  </w:num>
  <w:num w:numId="24">
    <w:abstractNumId w:val="44"/>
  </w:num>
  <w:num w:numId="25">
    <w:abstractNumId w:val="20"/>
  </w:num>
  <w:num w:numId="26">
    <w:abstractNumId w:val="15"/>
  </w:num>
  <w:num w:numId="27">
    <w:abstractNumId w:val="26"/>
  </w:num>
  <w:num w:numId="28">
    <w:abstractNumId w:val="8"/>
  </w:num>
  <w:num w:numId="29">
    <w:abstractNumId w:val="24"/>
  </w:num>
  <w:num w:numId="30">
    <w:abstractNumId w:val="18"/>
  </w:num>
  <w:num w:numId="31">
    <w:abstractNumId w:val="45"/>
  </w:num>
  <w:num w:numId="32">
    <w:abstractNumId w:val="17"/>
  </w:num>
  <w:num w:numId="33">
    <w:abstractNumId w:val="39"/>
  </w:num>
  <w:num w:numId="34">
    <w:abstractNumId w:val="0"/>
  </w:num>
  <w:num w:numId="35">
    <w:abstractNumId w:val="30"/>
  </w:num>
  <w:num w:numId="36">
    <w:abstractNumId w:val="31"/>
  </w:num>
  <w:num w:numId="37">
    <w:abstractNumId w:val="23"/>
  </w:num>
  <w:num w:numId="38">
    <w:abstractNumId w:val="19"/>
  </w:num>
  <w:num w:numId="39">
    <w:abstractNumId w:val="48"/>
  </w:num>
  <w:num w:numId="40">
    <w:abstractNumId w:val="4"/>
  </w:num>
  <w:num w:numId="41">
    <w:abstractNumId w:val="1"/>
  </w:num>
  <w:num w:numId="42">
    <w:abstractNumId w:val="12"/>
  </w:num>
  <w:num w:numId="43">
    <w:abstractNumId w:val="29"/>
  </w:num>
  <w:num w:numId="44">
    <w:abstractNumId w:val="3"/>
  </w:num>
  <w:num w:numId="45">
    <w:abstractNumId w:val="7"/>
  </w:num>
  <w:num w:numId="46">
    <w:abstractNumId w:val="51"/>
  </w:num>
  <w:num w:numId="47">
    <w:abstractNumId w:val="27"/>
  </w:num>
  <w:num w:numId="48">
    <w:abstractNumId w:val="42"/>
  </w:num>
  <w:num w:numId="49">
    <w:abstractNumId w:val="22"/>
  </w:num>
  <w:num w:numId="50">
    <w:abstractNumId w:val="38"/>
  </w:num>
  <w:num w:numId="51">
    <w:abstractNumId w:val="21"/>
  </w:num>
  <w:num w:numId="52">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57BA"/>
    <w:rsid w:val="0003674D"/>
    <w:rsid w:val="00043F0A"/>
    <w:rsid w:val="0005224B"/>
    <w:rsid w:val="00053117"/>
    <w:rsid w:val="00057672"/>
    <w:rsid w:val="00057B78"/>
    <w:rsid w:val="000621D0"/>
    <w:rsid w:val="000822F9"/>
    <w:rsid w:val="000830C5"/>
    <w:rsid w:val="00083F5D"/>
    <w:rsid w:val="00092D1B"/>
    <w:rsid w:val="00096467"/>
    <w:rsid w:val="00096A51"/>
    <w:rsid w:val="000A4A56"/>
    <w:rsid w:val="000A660B"/>
    <w:rsid w:val="000A6E18"/>
    <w:rsid w:val="000C0037"/>
    <w:rsid w:val="000C16D7"/>
    <w:rsid w:val="000D31DE"/>
    <w:rsid w:val="000E2F4D"/>
    <w:rsid w:val="000E4278"/>
    <w:rsid w:val="000E64FC"/>
    <w:rsid w:val="000F1F03"/>
    <w:rsid w:val="00115658"/>
    <w:rsid w:val="00122DC8"/>
    <w:rsid w:val="001335DB"/>
    <w:rsid w:val="001348A9"/>
    <w:rsid w:val="00140F1A"/>
    <w:rsid w:val="00144634"/>
    <w:rsid w:val="00145C68"/>
    <w:rsid w:val="00146362"/>
    <w:rsid w:val="00160A8C"/>
    <w:rsid w:val="00162420"/>
    <w:rsid w:val="00162BEF"/>
    <w:rsid w:val="00162BFC"/>
    <w:rsid w:val="00166ABC"/>
    <w:rsid w:val="00167C06"/>
    <w:rsid w:val="00176467"/>
    <w:rsid w:val="00180493"/>
    <w:rsid w:val="001843E2"/>
    <w:rsid w:val="00190F47"/>
    <w:rsid w:val="00191AA4"/>
    <w:rsid w:val="00193B08"/>
    <w:rsid w:val="00196C0F"/>
    <w:rsid w:val="001A16AC"/>
    <w:rsid w:val="001A3D7D"/>
    <w:rsid w:val="001B2EBD"/>
    <w:rsid w:val="001B3538"/>
    <w:rsid w:val="001C33D8"/>
    <w:rsid w:val="001D1363"/>
    <w:rsid w:val="001E0706"/>
    <w:rsid w:val="001E5DC5"/>
    <w:rsid w:val="001F0E32"/>
    <w:rsid w:val="0022074F"/>
    <w:rsid w:val="002261F9"/>
    <w:rsid w:val="002331C9"/>
    <w:rsid w:val="00242A44"/>
    <w:rsid w:val="002537E9"/>
    <w:rsid w:val="0027038B"/>
    <w:rsid w:val="00272549"/>
    <w:rsid w:val="002729D7"/>
    <w:rsid w:val="00273057"/>
    <w:rsid w:val="00280060"/>
    <w:rsid w:val="00280868"/>
    <w:rsid w:val="00283AAD"/>
    <w:rsid w:val="00291973"/>
    <w:rsid w:val="002A63E2"/>
    <w:rsid w:val="002A67E9"/>
    <w:rsid w:val="002C11FA"/>
    <w:rsid w:val="002C4047"/>
    <w:rsid w:val="002D4237"/>
    <w:rsid w:val="002D4A89"/>
    <w:rsid w:val="002E017F"/>
    <w:rsid w:val="002F0B8D"/>
    <w:rsid w:val="002F415F"/>
    <w:rsid w:val="002F770B"/>
    <w:rsid w:val="00300655"/>
    <w:rsid w:val="0030280D"/>
    <w:rsid w:val="0034243E"/>
    <w:rsid w:val="0034347C"/>
    <w:rsid w:val="00363F75"/>
    <w:rsid w:val="0036597A"/>
    <w:rsid w:val="00367D21"/>
    <w:rsid w:val="00372F47"/>
    <w:rsid w:val="00375B3B"/>
    <w:rsid w:val="00382F75"/>
    <w:rsid w:val="00395025"/>
    <w:rsid w:val="003A0220"/>
    <w:rsid w:val="003A2334"/>
    <w:rsid w:val="003A64BF"/>
    <w:rsid w:val="003B50F5"/>
    <w:rsid w:val="003B671B"/>
    <w:rsid w:val="003C0352"/>
    <w:rsid w:val="003C6766"/>
    <w:rsid w:val="003D1FF0"/>
    <w:rsid w:val="003D2C40"/>
    <w:rsid w:val="003D5010"/>
    <w:rsid w:val="003E067E"/>
    <w:rsid w:val="003F5498"/>
    <w:rsid w:val="003F6EA7"/>
    <w:rsid w:val="0040641A"/>
    <w:rsid w:val="0041661C"/>
    <w:rsid w:val="0042025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643"/>
    <w:rsid w:val="00574B0B"/>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775A"/>
    <w:rsid w:val="00604E48"/>
    <w:rsid w:val="006119E6"/>
    <w:rsid w:val="00614694"/>
    <w:rsid w:val="0062106D"/>
    <w:rsid w:val="00625B88"/>
    <w:rsid w:val="006401FC"/>
    <w:rsid w:val="006417AE"/>
    <w:rsid w:val="006615A1"/>
    <w:rsid w:val="006830B6"/>
    <w:rsid w:val="0069189A"/>
    <w:rsid w:val="006A366C"/>
    <w:rsid w:val="006A3DD1"/>
    <w:rsid w:val="006A4E61"/>
    <w:rsid w:val="006B68FA"/>
    <w:rsid w:val="006D694A"/>
    <w:rsid w:val="006E137C"/>
    <w:rsid w:val="006F00DB"/>
    <w:rsid w:val="006F429E"/>
    <w:rsid w:val="006F4718"/>
    <w:rsid w:val="00715293"/>
    <w:rsid w:val="00720BC3"/>
    <w:rsid w:val="00722916"/>
    <w:rsid w:val="00724376"/>
    <w:rsid w:val="007262E7"/>
    <w:rsid w:val="007273CF"/>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4DC1"/>
    <w:rsid w:val="007F5637"/>
    <w:rsid w:val="00807424"/>
    <w:rsid w:val="00815F3C"/>
    <w:rsid w:val="00817369"/>
    <w:rsid w:val="00824FEC"/>
    <w:rsid w:val="00832E4E"/>
    <w:rsid w:val="00832F59"/>
    <w:rsid w:val="0084459C"/>
    <w:rsid w:val="00846DDD"/>
    <w:rsid w:val="008472D0"/>
    <w:rsid w:val="00860EC5"/>
    <w:rsid w:val="00861A20"/>
    <w:rsid w:val="008763BF"/>
    <w:rsid w:val="008850F8"/>
    <w:rsid w:val="00891941"/>
    <w:rsid w:val="00892A15"/>
    <w:rsid w:val="008A6BBD"/>
    <w:rsid w:val="008E671C"/>
    <w:rsid w:val="008F17FA"/>
    <w:rsid w:val="0090236B"/>
    <w:rsid w:val="00904ECC"/>
    <w:rsid w:val="009311E3"/>
    <w:rsid w:val="009501EE"/>
    <w:rsid w:val="009644C4"/>
    <w:rsid w:val="00966A15"/>
    <w:rsid w:val="009925F1"/>
    <w:rsid w:val="0099332B"/>
    <w:rsid w:val="00993593"/>
    <w:rsid w:val="00994365"/>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51C88"/>
    <w:rsid w:val="00A63D30"/>
    <w:rsid w:val="00A6798D"/>
    <w:rsid w:val="00A74236"/>
    <w:rsid w:val="00A75F15"/>
    <w:rsid w:val="00A763DC"/>
    <w:rsid w:val="00A93F15"/>
    <w:rsid w:val="00A94C12"/>
    <w:rsid w:val="00AA28FC"/>
    <w:rsid w:val="00AB197D"/>
    <w:rsid w:val="00AB3D30"/>
    <w:rsid w:val="00AC58E6"/>
    <w:rsid w:val="00AC6467"/>
    <w:rsid w:val="00AD19FC"/>
    <w:rsid w:val="00AD5C80"/>
    <w:rsid w:val="00AD612F"/>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3099"/>
    <w:rsid w:val="00B24B35"/>
    <w:rsid w:val="00B37668"/>
    <w:rsid w:val="00B41562"/>
    <w:rsid w:val="00B43CD1"/>
    <w:rsid w:val="00B450CB"/>
    <w:rsid w:val="00B452B0"/>
    <w:rsid w:val="00B47B26"/>
    <w:rsid w:val="00B576B2"/>
    <w:rsid w:val="00B60B65"/>
    <w:rsid w:val="00B62302"/>
    <w:rsid w:val="00B62EE0"/>
    <w:rsid w:val="00B64600"/>
    <w:rsid w:val="00B73ED0"/>
    <w:rsid w:val="00B74EB4"/>
    <w:rsid w:val="00B92CCE"/>
    <w:rsid w:val="00BA7A85"/>
    <w:rsid w:val="00BA7CAE"/>
    <w:rsid w:val="00BC5464"/>
    <w:rsid w:val="00BD1999"/>
    <w:rsid w:val="00BE745B"/>
    <w:rsid w:val="00BF14B9"/>
    <w:rsid w:val="00BF2CF4"/>
    <w:rsid w:val="00C00902"/>
    <w:rsid w:val="00C1026D"/>
    <w:rsid w:val="00C11AF9"/>
    <w:rsid w:val="00C12B35"/>
    <w:rsid w:val="00C14B44"/>
    <w:rsid w:val="00C15DBF"/>
    <w:rsid w:val="00C17D56"/>
    <w:rsid w:val="00C27113"/>
    <w:rsid w:val="00C34D8B"/>
    <w:rsid w:val="00C4754B"/>
    <w:rsid w:val="00C50643"/>
    <w:rsid w:val="00C56B71"/>
    <w:rsid w:val="00C57EAE"/>
    <w:rsid w:val="00C668D1"/>
    <w:rsid w:val="00C71849"/>
    <w:rsid w:val="00C71E5E"/>
    <w:rsid w:val="00C734D2"/>
    <w:rsid w:val="00C74BBD"/>
    <w:rsid w:val="00C86928"/>
    <w:rsid w:val="00C95CD4"/>
    <w:rsid w:val="00CA038C"/>
    <w:rsid w:val="00CA3D3D"/>
    <w:rsid w:val="00CA476F"/>
    <w:rsid w:val="00CB04AA"/>
    <w:rsid w:val="00CB1307"/>
    <w:rsid w:val="00CB13C1"/>
    <w:rsid w:val="00CB57B9"/>
    <w:rsid w:val="00CC5CE8"/>
    <w:rsid w:val="00CD070C"/>
    <w:rsid w:val="00CD610F"/>
    <w:rsid w:val="00CF5BCB"/>
    <w:rsid w:val="00D01258"/>
    <w:rsid w:val="00D10F9E"/>
    <w:rsid w:val="00D12DDD"/>
    <w:rsid w:val="00D2594C"/>
    <w:rsid w:val="00D27137"/>
    <w:rsid w:val="00D320C4"/>
    <w:rsid w:val="00D36B24"/>
    <w:rsid w:val="00D47D1D"/>
    <w:rsid w:val="00D730BA"/>
    <w:rsid w:val="00D806E3"/>
    <w:rsid w:val="00D84269"/>
    <w:rsid w:val="00D849B3"/>
    <w:rsid w:val="00D85509"/>
    <w:rsid w:val="00D86475"/>
    <w:rsid w:val="00DA06E1"/>
    <w:rsid w:val="00DB1C2A"/>
    <w:rsid w:val="00DB4917"/>
    <w:rsid w:val="00DB559B"/>
    <w:rsid w:val="00DC20D3"/>
    <w:rsid w:val="00DC3697"/>
    <w:rsid w:val="00DD77DB"/>
    <w:rsid w:val="00DF4301"/>
    <w:rsid w:val="00DF451C"/>
    <w:rsid w:val="00DF6807"/>
    <w:rsid w:val="00E014C5"/>
    <w:rsid w:val="00E0174D"/>
    <w:rsid w:val="00E06E27"/>
    <w:rsid w:val="00E07DB3"/>
    <w:rsid w:val="00E33A44"/>
    <w:rsid w:val="00E34723"/>
    <w:rsid w:val="00E37944"/>
    <w:rsid w:val="00E42AAF"/>
    <w:rsid w:val="00E45494"/>
    <w:rsid w:val="00E52D43"/>
    <w:rsid w:val="00E539D3"/>
    <w:rsid w:val="00E53A12"/>
    <w:rsid w:val="00E6411E"/>
    <w:rsid w:val="00E77E90"/>
    <w:rsid w:val="00E82FE8"/>
    <w:rsid w:val="00E84F2F"/>
    <w:rsid w:val="00E91996"/>
    <w:rsid w:val="00E96528"/>
    <w:rsid w:val="00E96DBA"/>
    <w:rsid w:val="00EA0BE9"/>
    <w:rsid w:val="00EA4008"/>
    <w:rsid w:val="00EB00EE"/>
    <w:rsid w:val="00EB3F9C"/>
    <w:rsid w:val="00EB4559"/>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62D61"/>
    <w:rsid w:val="00F72941"/>
    <w:rsid w:val="00F8451D"/>
    <w:rsid w:val="00F92F3D"/>
    <w:rsid w:val="00F9529B"/>
    <w:rsid w:val="00FA01E7"/>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1" Type="http://schemas.openxmlformats.org/officeDocument/2006/relationships/image" Target="media/image9.PN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022C08-41C3-42A2-B3BF-3B486F823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45</Pages>
  <Words>7634</Words>
  <Characters>43517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356</cp:revision>
  <dcterms:created xsi:type="dcterms:W3CDTF">2015-02-10T11:22:00Z</dcterms:created>
  <dcterms:modified xsi:type="dcterms:W3CDTF">2015-03-11T15:47:00Z</dcterms:modified>
</cp:coreProperties>
</file>