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bookmarkStart w:id="2" w:name="_GoBack"/>
            <w:bookmarkEnd w:id="2"/>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DA06E1"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lastRenderedPageBreak/>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34243E">
      <w:pPr>
        <w:pStyle w:val="ListParagraph"/>
        <w:numPr>
          <w:ilvl w:val="3"/>
          <w:numId w:val="6"/>
        </w:numPr>
        <w:rPr>
          <w:sz w:val="24"/>
          <w:szCs w:val="24"/>
        </w:rPr>
      </w:pPr>
      <w:r w:rsidRPr="0034243E">
        <w:rPr>
          <w:sz w:val="24"/>
          <w:szCs w:val="24"/>
        </w:rPr>
        <w:t>Provide a user-friendly interface for easier navigation</w:t>
      </w:r>
    </w:p>
    <w:p w:rsidR="003A0220" w:rsidRDefault="0034243E" w:rsidP="00C95CD4">
      <w:pPr>
        <w:pStyle w:val="ListParagraph"/>
        <w:numPr>
          <w:ilvl w:val="3"/>
          <w:numId w:val="6"/>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34243E">
      <w:pPr>
        <w:pStyle w:val="ListParagraph"/>
        <w:numPr>
          <w:ilvl w:val="3"/>
          <w:numId w:val="6"/>
        </w:numPr>
        <w:rPr>
          <w:sz w:val="24"/>
          <w:szCs w:val="24"/>
        </w:rPr>
      </w:pPr>
      <w:r>
        <w:rPr>
          <w:sz w:val="24"/>
          <w:szCs w:val="24"/>
        </w:rPr>
        <w:t>Provide a sign up page to allow unregistered users to register and access the site</w:t>
      </w:r>
    </w:p>
    <w:p w:rsidR="003A0220" w:rsidRDefault="0034243E" w:rsidP="00C95CD4">
      <w:pPr>
        <w:pStyle w:val="ListParagraph"/>
        <w:numPr>
          <w:ilvl w:val="3"/>
          <w:numId w:val="6"/>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C95CD4">
      <w:pPr>
        <w:pStyle w:val="ListParagraph"/>
        <w:numPr>
          <w:ilvl w:val="3"/>
          <w:numId w:val="6"/>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34243E">
      <w:pPr>
        <w:pStyle w:val="ListParagraph"/>
        <w:numPr>
          <w:ilvl w:val="3"/>
          <w:numId w:val="6"/>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34243E">
      <w:pPr>
        <w:pStyle w:val="ListParagraph"/>
        <w:numPr>
          <w:ilvl w:val="3"/>
          <w:numId w:val="6"/>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C95CD4">
      <w:pPr>
        <w:pStyle w:val="ListParagraph"/>
        <w:numPr>
          <w:ilvl w:val="3"/>
          <w:numId w:val="6"/>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34243E">
      <w:pPr>
        <w:pStyle w:val="ListParagraph"/>
        <w:numPr>
          <w:ilvl w:val="3"/>
          <w:numId w:val="6"/>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34243E">
      <w:pPr>
        <w:pStyle w:val="ListParagraph"/>
        <w:numPr>
          <w:ilvl w:val="3"/>
          <w:numId w:val="6"/>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C95CD4">
      <w:pPr>
        <w:pStyle w:val="ListParagraph"/>
        <w:numPr>
          <w:ilvl w:val="0"/>
          <w:numId w:val="36"/>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C95CD4">
      <w:pPr>
        <w:pStyle w:val="ListParagraph"/>
        <w:numPr>
          <w:ilvl w:val="0"/>
          <w:numId w:val="36"/>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C95CD4">
      <w:pPr>
        <w:pStyle w:val="ListParagraph"/>
        <w:numPr>
          <w:ilvl w:val="0"/>
          <w:numId w:val="36"/>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9B1C3E">
      <w:pPr>
        <w:pStyle w:val="ListParagraph"/>
        <w:numPr>
          <w:ilvl w:val="0"/>
          <w:numId w:val="36"/>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C95CD4">
      <w:pPr>
        <w:pStyle w:val="ListParagraph"/>
        <w:numPr>
          <w:ilvl w:val="0"/>
          <w:numId w:val="36"/>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9B1C3E">
      <w:pPr>
        <w:pStyle w:val="ListParagraph"/>
        <w:numPr>
          <w:ilvl w:val="0"/>
          <w:numId w:val="36"/>
        </w:numPr>
        <w:rPr>
          <w:sz w:val="24"/>
          <w:szCs w:val="24"/>
        </w:rPr>
      </w:pPr>
      <w:r>
        <w:rPr>
          <w:sz w:val="24"/>
          <w:szCs w:val="24"/>
        </w:rPr>
        <w:t>Can choose a specific month to navigate</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512B45">
      <w:pPr>
        <w:pStyle w:val="ListParagraph"/>
        <w:numPr>
          <w:ilvl w:val="0"/>
          <w:numId w:val="36"/>
        </w:numPr>
        <w:rPr>
          <w:sz w:val="24"/>
          <w:szCs w:val="24"/>
        </w:rPr>
      </w:pPr>
      <w:r>
        <w:rPr>
          <w:sz w:val="24"/>
          <w:szCs w:val="24"/>
        </w:rPr>
        <w:t>Can read the contents of the calendar</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Can click audio files provided in the calendar</w:t>
      </w:r>
    </w:p>
    <w:p w:rsidR="006615A1" w:rsidRDefault="006615A1" w:rsidP="00512B45">
      <w:pPr>
        <w:pStyle w:val="ListParagraph"/>
        <w:numPr>
          <w:ilvl w:val="0"/>
          <w:numId w:val="36"/>
        </w:numPr>
        <w:rPr>
          <w:sz w:val="24"/>
          <w:szCs w:val="24"/>
        </w:rPr>
      </w:pPr>
      <w:r>
        <w:rPr>
          <w:sz w:val="24"/>
          <w:szCs w:val="24"/>
        </w:rPr>
        <w:t>Can click links</w:t>
      </w:r>
    </w:p>
    <w:p w:rsidR="006615A1" w:rsidRDefault="006615A1" w:rsidP="00512B45">
      <w:pPr>
        <w:pStyle w:val="ListParagraph"/>
        <w:numPr>
          <w:ilvl w:val="0"/>
          <w:numId w:val="36"/>
        </w:numPr>
        <w:rPr>
          <w:sz w:val="24"/>
          <w:szCs w:val="24"/>
        </w:rPr>
      </w:pPr>
      <w:r>
        <w:rPr>
          <w:sz w:val="24"/>
          <w:szCs w:val="24"/>
        </w:rPr>
        <w:t>Can click buttons or tabs within the page</w:t>
      </w:r>
    </w:p>
    <w:p w:rsidR="006615A1" w:rsidRDefault="006615A1" w:rsidP="00512B45">
      <w:pPr>
        <w:pStyle w:val="ListParagraph"/>
        <w:numPr>
          <w:ilvl w:val="0"/>
          <w:numId w:val="36"/>
        </w:numPr>
        <w:rPr>
          <w:sz w:val="24"/>
          <w:szCs w:val="24"/>
        </w:rPr>
      </w:pPr>
      <w:r>
        <w:rPr>
          <w:sz w:val="24"/>
          <w:szCs w:val="24"/>
        </w:rPr>
        <w:t>Can play audio files provided in the calendar</w:t>
      </w:r>
    </w:p>
    <w:p w:rsidR="006615A1" w:rsidRPr="00512B45" w:rsidRDefault="006615A1" w:rsidP="00512B45">
      <w:pPr>
        <w:pStyle w:val="ListParagraph"/>
        <w:numPr>
          <w:ilvl w:val="0"/>
          <w:numId w:val="36"/>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p>
    <w:p w:rsidR="00540DA4" w:rsidRPr="00C27113" w:rsidRDefault="00540DA4"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6F4718" w:rsidRPr="005B17B3" w:rsidRDefault="006F4718" w:rsidP="006F4718">
      <w:pPr>
        <w:spacing w:line="276" w:lineRule="auto"/>
        <w:rPr>
          <w:ins w:id="3" w:author="mine" w:date="2015-03-08T16:31:00Z"/>
          <w:i/>
          <w:sz w:val="24"/>
          <w:szCs w:val="24"/>
        </w:rPr>
      </w:pPr>
    </w:p>
    <w:p w:rsidR="006F4718" w:rsidRPr="005B17B3" w:rsidRDefault="006F4718" w:rsidP="006F4718">
      <w:pPr>
        <w:pStyle w:val="ListParagraph"/>
        <w:numPr>
          <w:ilvl w:val="0"/>
          <w:numId w:val="30"/>
        </w:numPr>
        <w:spacing w:line="276" w:lineRule="auto"/>
        <w:rPr>
          <w:b/>
          <w:sz w:val="24"/>
          <w:szCs w:val="24"/>
        </w:rPr>
      </w:pPr>
      <w:r>
        <w:rPr>
          <w:b/>
          <w:sz w:val="24"/>
          <w:szCs w:val="24"/>
        </w:rPr>
        <w:lastRenderedPageBreak/>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B1490B">
      <w:pPr>
        <w:pStyle w:val="ListParagraph"/>
        <w:numPr>
          <w:ilvl w:val="0"/>
          <w:numId w:val="24"/>
        </w:numPr>
        <w:spacing w:line="276" w:lineRule="auto"/>
        <w:rPr>
          <w:sz w:val="24"/>
          <w:szCs w:val="24"/>
        </w:rPr>
      </w:pPr>
      <w:r>
        <w:rPr>
          <w:sz w:val="24"/>
          <w:szCs w:val="24"/>
        </w:rPr>
        <w:t>Data Areas</w:t>
      </w:r>
    </w:p>
    <w:p w:rsidR="00B1490B" w:rsidRDefault="00B1490B" w:rsidP="00B1490B">
      <w:pPr>
        <w:pStyle w:val="ListParagraph"/>
        <w:numPr>
          <w:ilvl w:val="0"/>
          <w:numId w:val="24"/>
        </w:numPr>
        <w:spacing w:line="276" w:lineRule="auto"/>
        <w:rPr>
          <w:sz w:val="24"/>
          <w:szCs w:val="24"/>
        </w:rPr>
      </w:pPr>
      <w:r>
        <w:rPr>
          <w:sz w:val="24"/>
          <w:szCs w:val="24"/>
        </w:rPr>
        <w:t>Optional Scenarios</w:t>
      </w:r>
    </w:p>
    <w:p w:rsidR="00B1490B" w:rsidRDefault="00B1490B" w:rsidP="00B1490B">
      <w:pPr>
        <w:pStyle w:val="ListParagraph"/>
        <w:numPr>
          <w:ilvl w:val="0"/>
          <w:numId w:val="24"/>
        </w:numPr>
        <w:spacing w:line="276" w:lineRule="auto"/>
        <w:rPr>
          <w:sz w:val="24"/>
          <w:szCs w:val="24"/>
        </w:rPr>
      </w:pPr>
      <w:r>
        <w:rPr>
          <w:sz w:val="24"/>
          <w:szCs w:val="24"/>
        </w:rPr>
        <w:t>Frequently Asked Questions</w:t>
      </w:r>
    </w:p>
    <w:p w:rsidR="00B1490B" w:rsidRPr="00B1490B" w:rsidRDefault="00B1490B" w:rsidP="00B1490B">
      <w:pPr>
        <w:pStyle w:val="ListParagraph"/>
        <w:numPr>
          <w:ilvl w:val="0"/>
          <w:numId w:val="24"/>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6F4718">
      <w:pPr>
        <w:pStyle w:val="ListParagraph"/>
        <w:numPr>
          <w:ilvl w:val="0"/>
          <w:numId w:val="30"/>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B452B0">
      <w:pPr>
        <w:pStyle w:val="ListParagraph"/>
        <w:numPr>
          <w:ilvl w:val="1"/>
          <w:numId w:val="30"/>
        </w:numPr>
        <w:spacing w:line="276" w:lineRule="auto"/>
        <w:rPr>
          <w:b/>
          <w:sz w:val="24"/>
          <w:szCs w:val="24"/>
        </w:rPr>
      </w:pPr>
      <w:r>
        <w:rPr>
          <w:b/>
          <w:sz w:val="24"/>
          <w:szCs w:val="24"/>
        </w:rPr>
        <w:t>Lectionary Cycles</w:t>
      </w:r>
    </w:p>
    <w:p w:rsidR="00F25E7F" w:rsidRPr="00A10B1E" w:rsidRDefault="00F25E7F" w:rsidP="00A10B1E">
      <w:pPr>
        <w:pStyle w:val="ListParagraph"/>
        <w:numPr>
          <w:ilvl w:val="2"/>
          <w:numId w:val="30"/>
        </w:numPr>
        <w:spacing w:line="276" w:lineRule="auto"/>
        <w:rPr>
          <w:b/>
          <w:sz w:val="24"/>
        </w:rPr>
      </w:pPr>
      <w:r w:rsidRPr="00A10B1E">
        <w:rPr>
          <w:b/>
          <w:sz w:val="24"/>
        </w:rPr>
        <w:t>Sunday Readings</w:t>
      </w:r>
    </w:p>
    <w:p w:rsidR="00F25E7F" w:rsidRPr="00A10B1E" w:rsidRDefault="00F25E7F" w:rsidP="00A10B1E">
      <w:pPr>
        <w:pStyle w:val="ListParagraph"/>
        <w:numPr>
          <w:ilvl w:val="2"/>
          <w:numId w:val="30"/>
        </w:numPr>
        <w:spacing w:line="276" w:lineRule="auto"/>
        <w:rPr>
          <w:b/>
          <w:sz w:val="24"/>
        </w:rPr>
      </w:pPr>
      <w:r w:rsidRPr="00A10B1E">
        <w:rPr>
          <w:b/>
          <w:sz w:val="24"/>
        </w:rPr>
        <w:t>Weekday Readings</w:t>
      </w:r>
    </w:p>
    <w:p w:rsidR="00F25E7F" w:rsidRDefault="00F25E7F" w:rsidP="00F25E7F">
      <w:pPr>
        <w:pStyle w:val="ListParagraph"/>
        <w:numPr>
          <w:ilvl w:val="1"/>
          <w:numId w:val="30"/>
        </w:numPr>
        <w:spacing w:line="276" w:lineRule="auto"/>
        <w:rPr>
          <w:b/>
          <w:sz w:val="24"/>
          <w:szCs w:val="24"/>
        </w:rPr>
      </w:pPr>
      <w:r>
        <w:rPr>
          <w:b/>
          <w:sz w:val="24"/>
          <w:szCs w:val="24"/>
        </w:rPr>
        <w:t>Special Events</w:t>
      </w:r>
    </w:p>
    <w:p w:rsidR="006A4E61" w:rsidRDefault="006A4E61" w:rsidP="00F25E7F">
      <w:pPr>
        <w:pStyle w:val="ListParagraph"/>
        <w:numPr>
          <w:ilvl w:val="2"/>
          <w:numId w:val="30"/>
        </w:numPr>
        <w:spacing w:line="276" w:lineRule="auto"/>
        <w:rPr>
          <w:b/>
          <w:sz w:val="24"/>
          <w:szCs w:val="24"/>
        </w:rPr>
      </w:pPr>
      <w:r>
        <w:rPr>
          <w:b/>
          <w:sz w:val="24"/>
          <w:szCs w:val="24"/>
        </w:rPr>
        <w:t>Moveable Feasts</w:t>
      </w:r>
    </w:p>
    <w:p w:rsidR="00F25E7F" w:rsidRDefault="00F25E7F" w:rsidP="00F25E7F">
      <w:pPr>
        <w:pStyle w:val="ListParagraph"/>
        <w:numPr>
          <w:ilvl w:val="2"/>
          <w:numId w:val="30"/>
        </w:numPr>
        <w:spacing w:line="276" w:lineRule="auto"/>
        <w:rPr>
          <w:b/>
          <w:sz w:val="24"/>
          <w:szCs w:val="24"/>
        </w:rPr>
      </w:pPr>
      <w:r>
        <w:rPr>
          <w:b/>
          <w:sz w:val="24"/>
          <w:szCs w:val="24"/>
        </w:rPr>
        <w:t>Memorials</w:t>
      </w:r>
    </w:p>
    <w:p w:rsidR="00F25E7F" w:rsidRDefault="00F25E7F" w:rsidP="00F25E7F">
      <w:pPr>
        <w:pStyle w:val="ListParagraph"/>
        <w:numPr>
          <w:ilvl w:val="2"/>
          <w:numId w:val="30"/>
        </w:numPr>
        <w:spacing w:line="276" w:lineRule="auto"/>
        <w:rPr>
          <w:b/>
          <w:sz w:val="24"/>
          <w:szCs w:val="24"/>
        </w:rPr>
      </w:pPr>
      <w:r>
        <w:rPr>
          <w:b/>
          <w:sz w:val="24"/>
          <w:szCs w:val="24"/>
        </w:rPr>
        <w:t>Solemnities</w:t>
      </w:r>
    </w:p>
    <w:p w:rsidR="006A4E61" w:rsidRPr="006A4E61" w:rsidRDefault="006A4E61" w:rsidP="006A4E61">
      <w:pPr>
        <w:pStyle w:val="ListParagraph"/>
        <w:numPr>
          <w:ilvl w:val="2"/>
          <w:numId w:val="30"/>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C668D1">
      <w:pPr>
        <w:pStyle w:val="ListParagraph"/>
        <w:numPr>
          <w:ilvl w:val="0"/>
          <w:numId w:val="30"/>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9D5B35">
      <w:pPr>
        <w:pStyle w:val="ListParagraph"/>
        <w:numPr>
          <w:ilvl w:val="1"/>
          <w:numId w:val="30"/>
        </w:numPr>
        <w:spacing w:line="276" w:lineRule="auto"/>
        <w:rPr>
          <w:b/>
          <w:sz w:val="24"/>
          <w:szCs w:val="24"/>
        </w:rPr>
      </w:pPr>
      <w:r>
        <w:rPr>
          <w:b/>
          <w:sz w:val="24"/>
          <w:szCs w:val="24"/>
        </w:rPr>
        <w:t>Tester</w:t>
      </w:r>
    </w:p>
    <w:p w:rsidR="009D5B35" w:rsidRPr="00B00A30" w:rsidRDefault="004236A7" w:rsidP="00C668D1">
      <w:pPr>
        <w:pStyle w:val="ListParagraph"/>
        <w:numPr>
          <w:ilvl w:val="2"/>
          <w:numId w:val="30"/>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C668D1">
      <w:pPr>
        <w:pStyle w:val="ListParagraph"/>
        <w:numPr>
          <w:ilvl w:val="2"/>
          <w:numId w:val="30"/>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C668D1">
      <w:pPr>
        <w:pStyle w:val="ListParagraph"/>
        <w:numPr>
          <w:ilvl w:val="2"/>
          <w:numId w:val="30"/>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proofErr w:type="gramStart"/>
      <w:r w:rsidR="00DB4917">
        <w:rPr>
          <w:sz w:val="24"/>
          <w:szCs w:val="24"/>
        </w:rPr>
        <w:t>?</w:t>
      </w:r>
      <w:r w:rsidR="0078521C">
        <w:rPr>
          <w:sz w:val="24"/>
          <w:szCs w:val="24"/>
        </w:rPr>
        <w:t xml:space="preserve"> </w:t>
      </w:r>
      <w:r>
        <w:rPr>
          <w:sz w:val="24"/>
          <w:szCs w:val="24"/>
        </w:rPr>
        <w:t>”</w:t>
      </w:r>
      <w:proofErr w:type="gramEnd"/>
    </w:p>
    <w:p w:rsidR="00C668D1" w:rsidRDefault="00C668D1" w:rsidP="00C668D1">
      <w:pPr>
        <w:pStyle w:val="ListParagraph"/>
        <w:numPr>
          <w:ilvl w:val="1"/>
          <w:numId w:val="30"/>
        </w:numPr>
        <w:spacing w:line="276" w:lineRule="auto"/>
        <w:rPr>
          <w:b/>
          <w:sz w:val="24"/>
          <w:szCs w:val="24"/>
        </w:rPr>
      </w:pPr>
      <w:r>
        <w:rPr>
          <w:b/>
          <w:sz w:val="24"/>
          <w:szCs w:val="24"/>
        </w:rPr>
        <w:t>User</w:t>
      </w:r>
    </w:p>
    <w:p w:rsidR="004236A7" w:rsidRPr="0078521C" w:rsidRDefault="004236A7" w:rsidP="004236A7">
      <w:pPr>
        <w:pStyle w:val="ListParagraph"/>
        <w:numPr>
          <w:ilvl w:val="2"/>
          <w:numId w:val="30"/>
        </w:numPr>
        <w:spacing w:line="276" w:lineRule="auto"/>
        <w:rPr>
          <w:sz w:val="24"/>
          <w:szCs w:val="24"/>
        </w:rPr>
      </w:pPr>
      <w:r w:rsidRPr="0078521C">
        <w:rPr>
          <w:sz w:val="24"/>
          <w:szCs w:val="24"/>
        </w:rPr>
        <w:t>“How can I be able to view the calendar without an account?”</w:t>
      </w:r>
    </w:p>
    <w:p w:rsidR="006F4718" w:rsidRPr="004236A7" w:rsidRDefault="006F4718" w:rsidP="006F4718">
      <w:pPr>
        <w:pStyle w:val="ListParagraph"/>
        <w:numPr>
          <w:ilvl w:val="0"/>
          <w:numId w:val="30"/>
        </w:numPr>
        <w:spacing w:line="276" w:lineRule="auto"/>
        <w:rPr>
          <w:b/>
          <w:color w:val="FF0000"/>
          <w:sz w:val="24"/>
          <w:szCs w:val="24"/>
        </w:rPr>
      </w:pPr>
      <w:r w:rsidRPr="004236A7">
        <w:rPr>
          <w:b/>
          <w:color w:val="FF0000"/>
          <w:sz w:val="24"/>
          <w:szCs w:val="24"/>
        </w:rPr>
        <w:t>Frequently Asked Questions</w:t>
      </w:r>
    </w:p>
    <w:p w:rsidR="006F4718" w:rsidRPr="00AC6467" w:rsidRDefault="006F4718" w:rsidP="006F4718">
      <w:pPr>
        <w:pStyle w:val="ListParagraph"/>
        <w:numPr>
          <w:ilvl w:val="0"/>
          <w:numId w:val="30"/>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4" w:author="mine" w:date="2015-03-08T16:31:00Z"/>
          <w:b/>
          <w:sz w:val="24"/>
          <w:szCs w:val="24"/>
        </w:rPr>
      </w:pPr>
    </w:p>
    <w:p w:rsidR="002C4047" w:rsidRPr="006417AE" w:rsidRDefault="002C4047" w:rsidP="00514A6E">
      <w:pPr>
        <w:pStyle w:val="ListParagraph"/>
        <w:numPr>
          <w:ilvl w:val="0"/>
          <w:numId w:val="2"/>
        </w:numPr>
        <w:spacing w:line="276" w:lineRule="auto"/>
        <w:rPr>
          <w:b/>
          <w:color w:val="FF0000"/>
          <w:sz w:val="24"/>
        </w:rPr>
      </w:pPr>
      <w:r w:rsidRPr="006417AE">
        <w:rPr>
          <w:b/>
          <w:color w:val="FF0000"/>
          <w:sz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Access</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Registration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Login</w:t>
      </w:r>
    </w:p>
    <w:p w:rsidR="00A2154E"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Inspection</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Refresh</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FC078C">
      <w:pPr>
        <w:numPr>
          <w:ilvl w:val="2"/>
          <w:numId w:val="25"/>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FC078C">
      <w:pPr>
        <w:numPr>
          <w:ilvl w:val="2"/>
          <w:numId w:val="25"/>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FC078C">
      <w:pPr>
        <w:numPr>
          <w:ilvl w:val="2"/>
          <w:numId w:val="25"/>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FC078C">
      <w:pPr>
        <w:numPr>
          <w:ilvl w:val="2"/>
          <w:numId w:val="25"/>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03674D">
      <w:pPr>
        <w:numPr>
          <w:ilvl w:val="2"/>
          <w:numId w:val="25"/>
        </w:numPr>
        <w:spacing w:line="276" w:lineRule="auto"/>
        <w:contextualSpacing/>
        <w:rPr>
          <w:sz w:val="24"/>
          <w:szCs w:val="24"/>
        </w:rPr>
      </w:pPr>
      <w:r w:rsidRPr="00A037DB">
        <w:rPr>
          <w:sz w:val="24"/>
          <w:szCs w:val="24"/>
        </w:rPr>
        <w:t>Calendar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Readability</w:t>
      </w:r>
    </w:p>
    <w:p w:rsidR="00A2154E"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Link Display</w:t>
      </w:r>
    </w:p>
    <w:p w:rsidR="0003674D" w:rsidRPr="00A037DB" w:rsidRDefault="0003674D" w:rsidP="0003674D">
      <w:pPr>
        <w:numPr>
          <w:ilvl w:val="2"/>
          <w:numId w:val="25"/>
        </w:numPr>
        <w:spacing w:line="276" w:lineRule="auto"/>
        <w:contextualSpacing/>
        <w:rPr>
          <w:sz w:val="24"/>
          <w:szCs w:val="24"/>
        </w:rPr>
      </w:pPr>
      <w:r w:rsidRPr="00A037DB">
        <w:rPr>
          <w:sz w:val="24"/>
          <w:szCs w:val="24"/>
        </w:rPr>
        <w:t>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Verification of Link Display and Redirection Item</w:t>
      </w:r>
    </w:p>
    <w:p w:rsidR="00A2154E"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167C06">
      <w:pPr>
        <w:numPr>
          <w:ilvl w:val="2"/>
          <w:numId w:val="25"/>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A2154E">
      <w:pPr>
        <w:numPr>
          <w:ilvl w:val="0"/>
          <w:numId w:val="25"/>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395025">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395025">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14263B">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14263B">
            <w:pPr>
              <w:spacing w:line="276" w:lineRule="auto"/>
              <w:jc w:val="center"/>
              <w:rPr>
                <w:b w:val="0"/>
                <w:sz w:val="24"/>
                <w:szCs w:val="24"/>
              </w:rPr>
            </w:pPr>
            <w:r>
              <w:rPr>
                <w:b w:val="0"/>
                <w:sz w:val="24"/>
                <w:szCs w:val="24"/>
              </w:rPr>
              <w:t>TASKS</w:t>
            </w:r>
          </w:p>
        </w:tc>
        <w:tc>
          <w:tcPr>
            <w:tcW w:w="4295"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14263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14263B">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Execute testing</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lastRenderedPageBreak/>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142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Areas</w:t>
            </w:r>
          </w:p>
        </w:tc>
        <w:tc>
          <w:tcPr>
            <w:tcW w:w="3260"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14263B">
            <w:pPr>
              <w:spacing w:line="276" w:lineRule="auto"/>
              <w:jc w:val="center"/>
              <w:rPr>
                <w:b w:val="0"/>
                <w:sz w:val="24"/>
                <w:szCs w:val="24"/>
              </w:rPr>
            </w:pPr>
            <w:r>
              <w:rPr>
                <w:b w:val="0"/>
                <w:sz w:val="24"/>
                <w:szCs w:val="24"/>
              </w:rPr>
              <w:t>Tester</w:t>
            </w:r>
          </w:p>
        </w:tc>
        <w:tc>
          <w:tcPr>
            <w:tcW w:w="3260" w:type="dxa"/>
          </w:tcPr>
          <w:p w:rsidR="00B41562"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14263B">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System</w:t>
            </w:r>
          </w:p>
        </w:tc>
        <w:tc>
          <w:tcPr>
            <w:tcW w:w="3260" w:type="dxa"/>
          </w:tcPr>
          <w:p w:rsidR="00B41562"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14263B">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501AF1"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Environment</w:t>
            </w:r>
          </w:p>
        </w:tc>
        <w:tc>
          <w:tcPr>
            <w:tcW w:w="3260" w:type="dxa"/>
          </w:tcPr>
          <w:p w:rsidR="00B41562" w:rsidRPr="00E92613"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14263B">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14263B">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B41562">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B41562">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166ABC">
      <w:pPr>
        <w:pStyle w:val="ListParagraph"/>
        <w:numPr>
          <w:ilvl w:val="0"/>
          <w:numId w:val="25"/>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B41562">
      <w:pPr>
        <w:spacing w:line="276" w:lineRule="auto"/>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0A6E18">
      <w:pPr>
        <w:pStyle w:val="ListParagraph"/>
        <w:numPr>
          <w:ilvl w:val="0"/>
          <w:numId w:val="2"/>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Purpose</w:t>
      </w:r>
    </w:p>
    <w:p w:rsidR="00BF14B9" w:rsidRDefault="00BF14B9" w:rsidP="00BF14B9">
      <w:pPr>
        <w:numPr>
          <w:ilvl w:val="1"/>
          <w:numId w:val="31"/>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145C68">
      <w:pPr>
        <w:numPr>
          <w:ilvl w:val="0"/>
          <w:numId w:val="31"/>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145C68">
      <w:pPr>
        <w:numPr>
          <w:ilvl w:val="0"/>
          <w:numId w:val="31"/>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proofErr w:type="spellStart"/>
            <w:r w:rsidRPr="00EA0BE9">
              <w:rPr>
                <w:b w:val="0"/>
                <w:sz w:val="24"/>
                <w:szCs w:val="24"/>
              </w:rPr>
              <w:t>Recepients</w:t>
            </w:r>
            <w:proofErr w:type="spellEnd"/>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DD77DB">
      <w:pPr>
        <w:numPr>
          <w:ilvl w:val="0"/>
          <w:numId w:val="31"/>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Engagement Strategy</w:t>
      </w:r>
    </w:p>
    <w:p w:rsidR="00C00902" w:rsidRDefault="00C00902" w:rsidP="00C00902">
      <w:pPr>
        <w:numPr>
          <w:ilvl w:val="1"/>
          <w:numId w:val="31"/>
        </w:numPr>
        <w:spacing w:line="276" w:lineRule="auto"/>
        <w:contextualSpacing/>
        <w:rPr>
          <w:b/>
          <w:sz w:val="24"/>
          <w:szCs w:val="24"/>
        </w:rPr>
      </w:pPr>
      <w:r>
        <w:rPr>
          <w:b/>
          <w:sz w:val="24"/>
          <w:szCs w:val="24"/>
        </w:rPr>
        <w:t>Description</w:t>
      </w:r>
    </w:p>
    <w:p w:rsidR="00C00902" w:rsidRPr="00C00902" w:rsidRDefault="00C00902" w:rsidP="00C00902">
      <w:pPr>
        <w:numPr>
          <w:ilvl w:val="1"/>
          <w:numId w:val="31"/>
        </w:numPr>
        <w:spacing w:line="276" w:lineRule="auto"/>
        <w:contextualSpacing/>
        <w:rPr>
          <w:b/>
          <w:sz w:val="24"/>
          <w:szCs w:val="24"/>
        </w:rPr>
      </w:pPr>
      <w:r>
        <w:rPr>
          <w:b/>
          <w:sz w:val="24"/>
          <w:szCs w:val="24"/>
        </w:rPr>
        <w:t>Technical Migration / Deployment Methods</w:t>
      </w:r>
    </w:p>
    <w:p w:rsidR="000A6E18" w:rsidRDefault="000A6E18" w:rsidP="000A6E18">
      <w:pPr>
        <w:numPr>
          <w:ilvl w:val="0"/>
          <w:numId w:val="31"/>
        </w:numPr>
        <w:spacing w:line="276" w:lineRule="auto"/>
        <w:contextualSpacing/>
        <w:rPr>
          <w:b/>
          <w:sz w:val="24"/>
          <w:szCs w:val="24"/>
        </w:rPr>
      </w:pPr>
      <w:r>
        <w:rPr>
          <w:b/>
          <w:sz w:val="24"/>
          <w:szCs w:val="24"/>
        </w:rPr>
        <w:t>Technology, Infrastructure and Support Considerations</w:t>
      </w:r>
    </w:p>
    <w:p w:rsidR="00C00902" w:rsidRDefault="00C00902" w:rsidP="00C00902">
      <w:pPr>
        <w:numPr>
          <w:ilvl w:val="1"/>
          <w:numId w:val="31"/>
        </w:numPr>
        <w:spacing w:line="276" w:lineRule="auto"/>
        <w:contextualSpacing/>
        <w:rPr>
          <w:b/>
          <w:sz w:val="24"/>
          <w:szCs w:val="24"/>
        </w:rPr>
      </w:pPr>
      <w:r>
        <w:rPr>
          <w:b/>
          <w:sz w:val="24"/>
          <w:szCs w:val="24"/>
        </w:rPr>
        <w:t>Testing Methods and Customer Acceptance</w:t>
      </w:r>
    </w:p>
    <w:p w:rsidR="00C00902" w:rsidRDefault="00C00902" w:rsidP="00C00902">
      <w:pPr>
        <w:numPr>
          <w:ilvl w:val="1"/>
          <w:numId w:val="31"/>
        </w:numPr>
        <w:spacing w:line="276" w:lineRule="auto"/>
        <w:contextualSpacing/>
        <w:rPr>
          <w:b/>
          <w:sz w:val="24"/>
          <w:szCs w:val="24"/>
        </w:rPr>
      </w:pPr>
      <w:r>
        <w:rPr>
          <w:b/>
          <w:sz w:val="24"/>
          <w:szCs w:val="24"/>
        </w:rPr>
        <w:t>Training Requirements</w:t>
      </w:r>
    </w:p>
    <w:p w:rsidR="00C00902" w:rsidRDefault="00C00902" w:rsidP="00C00902">
      <w:pPr>
        <w:numPr>
          <w:ilvl w:val="1"/>
          <w:numId w:val="31"/>
        </w:numPr>
        <w:spacing w:line="276" w:lineRule="auto"/>
        <w:contextualSpacing/>
        <w:rPr>
          <w:b/>
          <w:sz w:val="24"/>
          <w:szCs w:val="24"/>
        </w:rPr>
      </w:pPr>
      <w:r>
        <w:rPr>
          <w:b/>
          <w:sz w:val="24"/>
          <w:szCs w:val="24"/>
        </w:rPr>
        <w:t>Possible Issues and Conflicts</w:t>
      </w:r>
    </w:p>
    <w:p w:rsidR="00C00902" w:rsidRDefault="00C00902" w:rsidP="00C00902">
      <w:pPr>
        <w:numPr>
          <w:ilvl w:val="1"/>
          <w:numId w:val="31"/>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Acceptance Plan</w:t>
      </w: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0A6E18">
      <w:pPr>
        <w:pStyle w:val="ListParagraph"/>
        <w:numPr>
          <w:ilvl w:val="0"/>
          <w:numId w:val="2"/>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CA038C">
      <w:pPr>
        <w:numPr>
          <w:ilvl w:val="0"/>
          <w:numId w:val="32"/>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lastRenderedPageBreak/>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DA06E1" w:rsidP="002A63E2">
            <w:pPr>
              <w:pStyle w:val="ListParagraph"/>
              <w:numPr>
                <w:ilvl w:val="0"/>
                <w:numId w:val="19"/>
              </w:numPr>
              <w:spacing w:line="276" w:lineRule="auto"/>
              <w:rPr>
                <w:sz w:val="24"/>
                <w:szCs w:val="24"/>
              </w:rPr>
            </w:pPr>
            <w:hyperlink r:id="rId28" w:history="1">
              <w:r w:rsidR="002A63E2" w:rsidRPr="002A63E2">
                <w:rPr>
                  <w:rStyle w:val="Hyperlink"/>
                  <w:sz w:val="24"/>
                  <w:szCs w:val="24"/>
                </w:rPr>
                <w:t>University System of Ohio</w:t>
              </w:r>
            </w:hyperlink>
          </w:p>
          <w:p w:rsidR="000A6E18" w:rsidRPr="002A63E2" w:rsidRDefault="00DA06E1" w:rsidP="002A63E2">
            <w:pPr>
              <w:pStyle w:val="ListParagraph"/>
              <w:numPr>
                <w:ilvl w:val="0"/>
                <w:numId w:val="19"/>
              </w:numPr>
              <w:spacing w:line="276" w:lineRule="auto"/>
              <w:rPr>
                <w:sz w:val="24"/>
                <w:szCs w:val="24"/>
              </w:rPr>
            </w:pPr>
            <w:hyperlink r:id="rId29"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DA06E1" w:rsidP="002A63E2">
            <w:pPr>
              <w:pStyle w:val="ListParagraph"/>
              <w:numPr>
                <w:ilvl w:val="0"/>
                <w:numId w:val="33"/>
              </w:numPr>
              <w:spacing w:line="276" w:lineRule="auto"/>
              <w:rPr>
                <w:i/>
                <w:sz w:val="24"/>
                <w:szCs w:val="24"/>
              </w:rPr>
            </w:pPr>
            <w:hyperlink r:id="rId30"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8">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nsid w:val="31D4522A"/>
    <w:multiLevelType w:val="hybridMultilevel"/>
    <w:tmpl w:val="C6F2DDA4"/>
    <w:lvl w:ilvl="0" w:tplc="3409000F">
      <w:start w:val="1"/>
      <w:numFmt w:val="decimal"/>
      <w:lvlText w:val="%1."/>
      <w:lvlJc w:val="left"/>
      <w:pPr>
        <w:ind w:left="4680" w:hanging="360"/>
      </w:pPr>
    </w:lvl>
    <w:lvl w:ilvl="1" w:tplc="34090019" w:tentative="1">
      <w:start w:val="1"/>
      <w:numFmt w:val="lowerLetter"/>
      <w:lvlText w:val="%2."/>
      <w:lvlJc w:val="left"/>
      <w:pPr>
        <w:ind w:left="3240" w:hanging="360"/>
      </w:pPr>
    </w:lvl>
    <w:lvl w:ilvl="2" w:tplc="3409001B">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4">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0">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62F51C78"/>
    <w:multiLevelType w:val="hybridMultilevel"/>
    <w:tmpl w:val="AFFE32D8"/>
    <w:lvl w:ilvl="0" w:tplc="34090019">
      <w:start w:val="1"/>
      <w:numFmt w:val="lowerLetter"/>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2">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3">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9">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7"/>
  </w:num>
  <w:num w:numId="2">
    <w:abstractNumId w:val="8"/>
  </w:num>
  <w:num w:numId="3">
    <w:abstractNumId w:val="21"/>
  </w:num>
  <w:num w:numId="4">
    <w:abstractNumId w:val="0"/>
  </w:num>
  <w:num w:numId="5">
    <w:abstractNumId w:val="10"/>
  </w:num>
  <w:num w:numId="6">
    <w:abstractNumId w:val="24"/>
  </w:num>
  <w:num w:numId="7">
    <w:abstractNumId w:val="36"/>
  </w:num>
  <w:num w:numId="8">
    <w:abstractNumId w:val="5"/>
  </w:num>
  <w:num w:numId="9">
    <w:abstractNumId w:val="20"/>
  </w:num>
  <w:num w:numId="10">
    <w:abstractNumId w:val="1"/>
  </w:num>
  <w:num w:numId="11">
    <w:abstractNumId w:val="18"/>
  </w:num>
  <w:num w:numId="12">
    <w:abstractNumId w:val="25"/>
  </w:num>
  <w:num w:numId="13">
    <w:abstractNumId w:val="9"/>
  </w:num>
  <w:num w:numId="14">
    <w:abstractNumId w:val="29"/>
  </w:num>
  <w:num w:numId="15">
    <w:abstractNumId w:val="12"/>
  </w:num>
  <w:num w:numId="16">
    <w:abstractNumId w:val="39"/>
  </w:num>
  <w:num w:numId="17">
    <w:abstractNumId w:val="22"/>
  </w:num>
  <w:num w:numId="18">
    <w:abstractNumId w:val="32"/>
  </w:num>
  <w:num w:numId="19">
    <w:abstractNumId w:val="38"/>
  </w:num>
  <w:num w:numId="20">
    <w:abstractNumId w:val="26"/>
  </w:num>
  <w:num w:numId="21">
    <w:abstractNumId w:val="3"/>
  </w:num>
  <w:num w:numId="22">
    <w:abstractNumId w:val="23"/>
  </w:num>
  <w:num w:numId="23">
    <w:abstractNumId w:val="7"/>
  </w:num>
  <w:num w:numId="24">
    <w:abstractNumId w:val="6"/>
  </w:num>
  <w:num w:numId="25">
    <w:abstractNumId w:val="35"/>
  </w:num>
  <w:num w:numId="26">
    <w:abstractNumId w:val="14"/>
  </w:num>
  <w:num w:numId="27">
    <w:abstractNumId w:val="30"/>
  </w:num>
  <w:num w:numId="28">
    <w:abstractNumId w:val="2"/>
  </w:num>
  <w:num w:numId="29">
    <w:abstractNumId w:val="28"/>
  </w:num>
  <w:num w:numId="30">
    <w:abstractNumId w:val="27"/>
  </w:num>
  <w:num w:numId="31">
    <w:abstractNumId w:val="33"/>
  </w:num>
  <w:num w:numId="32">
    <w:abstractNumId w:val="16"/>
  </w:num>
  <w:num w:numId="33">
    <w:abstractNumId w:val="11"/>
  </w:num>
  <w:num w:numId="34">
    <w:abstractNumId w:val="31"/>
  </w:num>
  <w:num w:numId="35">
    <w:abstractNumId w:val="13"/>
  </w:num>
  <w:num w:numId="36">
    <w:abstractNumId w:val="19"/>
  </w:num>
  <w:num w:numId="37">
    <w:abstractNumId w:val="4"/>
  </w:num>
  <w:num w:numId="38">
    <w:abstractNumId w:val="17"/>
  </w:num>
  <w:num w:numId="39">
    <w:abstractNumId w:val="1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843E2"/>
    <w:rsid w:val="00191AA4"/>
    <w:rsid w:val="00196C0F"/>
    <w:rsid w:val="001A16AC"/>
    <w:rsid w:val="001A3D7D"/>
    <w:rsid w:val="001B3538"/>
    <w:rsid w:val="001C33D8"/>
    <w:rsid w:val="001D1363"/>
    <w:rsid w:val="001E0706"/>
    <w:rsid w:val="001F0E32"/>
    <w:rsid w:val="002261F9"/>
    <w:rsid w:val="00242A44"/>
    <w:rsid w:val="002537E9"/>
    <w:rsid w:val="00272549"/>
    <w:rsid w:val="00273057"/>
    <w:rsid w:val="00280060"/>
    <w:rsid w:val="00280868"/>
    <w:rsid w:val="00283AAD"/>
    <w:rsid w:val="00291973"/>
    <w:rsid w:val="002A63E2"/>
    <w:rsid w:val="002A67E9"/>
    <w:rsid w:val="002C4047"/>
    <w:rsid w:val="002D4237"/>
    <w:rsid w:val="002E017F"/>
    <w:rsid w:val="002F0B8D"/>
    <w:rsid w:val="002F770B"/>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551B"/>
    <w:rsid w:val="00596BF7"/>
    <w:rsid w:val="00596BFE"/>
    <w:rsid w:val="005A1B48"/>
    <w:rsid w:val="005A3488"/>
    <w:rsid w:val="005B17B3"/>
    <w:rsid w:val="005C2847"/>
    <w:rsid w:val="005C2CE7"/>
    <w:rsid w:val="005C4E21"/>
    <w:rsid w:val="005C7A81"/>
    <w:rsid w:val="005D6E00"/>
    <w:rsid w:val="005D7162"/>
    <w:rsid w:val="005E11AD"/>
    <w:rsid w:val="00604E48"/>
    <w:rsid w:val="00614694"/>
    <w:rsid w:val="0062106D"/>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332B"/>
    <w:rsid w:val="00993593"/>
    <w:rsid w:val="00994365"/>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51C88"/>
    <w:rsid w:val="00A63D30"/>
    <w:rsid w:val="00A74236"/>
    <w:rsid w:val="00A75F15"/>
    <w:rsid w:val="00A763DC"/>
    <w:rsid w:val="00A94C12"/>
    <w:rsid w:val="00AA28FC"/>
    <w:rsid w:val="00AB197D"/>
    <w:rsid w:val="00AB3D30"/>
    <w:rsid w:val="00AC58E6"/>
    <w:rsid w:val="00AC6467"/>
    <w:rsid w:val="00AD19FC"/>
    <w:rsid w:val="00AD612F"/>
    <w:rsid w:val="00AE3A4A"/>
    <w:rsid w:val="00AE432F"/>
    <w:rsid w:val="00AE708B"/>
    <w:rsid w:val="00AF36E0"/>
    <w:rsid w:val="00AF4534"/>
    <w:rsid w:val="00B00A30"/>
    <w:rsid w:val="00B03360"/>
    <w:rsid w:val="00B06698"/>
    <w:rsid w:val="00B11622"/>
    <w:rsid w:val="00B14744"/>
    <w:rsid w:val="00B1490B"/>
    <w:rsid w:val="00B16E01"/>
    <w:rsid w:val="00B17B87"/>
    <w:rsid w:val="00B23099"/>
    <w:rsid w:val="00B24B35"/>
    <w:rsid w:val="00B41562"/>
    <w:rsid w:val="00B43CD1"/>
    <w:rsid w:val="00B450CB"/>
    <w:rsid w:val="00B452B0"/>
    <w:rsid w:val="00B47B26"/>
    <w:rsid w:val="00B576B2"/>
    <w:rsid w:val="00B60B65"/>
    <w:rsid w:val="00B62302"/>
    <w:rsid w:val="00B62EE0"/>
    <w:rsid w:val="00B74EB4"/>
    <w:rsid w:val="00BA7A85"/>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86475"/>
    <w:rsid w:val="00DA06E1"/>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G"/><Relationship Id="rId28" Type="http://schemas.openxmlformats.org/officeDocument/2006/relationships/hyperlink" Target="https://www.ohiohighered.or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EA998D8-597A-4522-88E1-E4CD8A084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Pages>
  <Words>5063</Words>
  <Characters>28865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283</cp:revision>
  <dcterms:created xsi:type="dcterms:W3CDTF">2015-02-10T11:22:00Z</dcterms:created>
  <dcterms:modified xsi:type="dcterms:W3CDTF">2015-03-08T14:58:00Z</dcterms:modified>
</cp:coreProperties>
</file>