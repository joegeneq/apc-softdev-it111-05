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84459C">
      <w:pPr>
        <w:pStyle w:val="ListParagraph"/>
        <w:numPr>
          <w:ilvl w:val="0"/>
          <w:numId w:val="7"/>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84459C">
      <w:pPr>
        <w:pStyle w:val="ListParagraph"/>
        <w:numPr>
          <w:ilvl w:val="0"/>
          <w:numId w:val="7"/>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84459C">
      <w:pPr>
        <w:pStyle w:val="ListParagraph"/>
        <w:numPr>
          <w:ilvl w:val="0"/>
          <w:numId w:val="7"/>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84459C">
      <w:pPr>
        <w:pStyle w:val="ListParagraph"/>
        <w:numPr>
          <w:ilvl w:val="0"/>
          <w:numId w:val="7"/>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84459C">
      <w:pPr>
        <w:pStyle w:val="ListParagraph"/>
        <w:numPr>
          <w:ilvl w:val="0"/>
          <w:numId w:val="8"/>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84459C">
      <w:pPr>
        <w:pStyle w:val="ListParagraph"/>
        <w:numPr>
          <w:ilvl w:val="0"/>
          <w:numId w:val="9"/>
        </w:numPr>
        <w:spacing w:line="276" w:lineRule="auto"/>
        <w:rPr>
          <w:sz w:val="24"/>
          <w:szCs w:val="24"/>
        </w:rPr>
      </w:pPr>
      <w:r>
        <w:rPr>
          <w:sz w:val="24"/>
          <w:szCs w:val="24"/>
        </w:rPr>
        <w:t xml:space="preserve">Web – version </w:t>
      </w:r>
    </w:p>
    <w:p w:rsidR="00574B0B" w:rsidRDefault="00574B0B" w:rsidP="0084459C">
      <w:pPr>
        <w:pStyle w:val="ListParagraph"/>
        <w:numPr>
          <w:ilvl w:val="0"/>
          <w:numId w:val="9"/>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SG" w:eastAsia="en-SG"/>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SG" w:eastAsia="en-SG"/>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SG" w:eastAsia="en-SG"/>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84459C">
      <w:pPr>
        <w:pStyle w:val="ListParagraph"/>
        <w:numPr>
          <w:ilvl w:val="1"/>
          <w:numId w:val="2"/>
        </w:numPr>
        <w:spacing w:line="276" w:lineRule="auto"/>
        <w:rPr>
          <w:b/>
          <w:sz w:val="24"/>
          <w:szCs w:val="24"/>
        </w:rPr>
      </w:pPr>
      <w:r>
        <w:rPr>
          <w:b/>
          <w:sz w:val="24"/>
          <w:szCs w:val="24"/>
        </w:rPr>
        <w:t>Technical Approach</w:t>
      </w:r>
    </w:p>
    <w:p w:rsidR="009D0C74" w:rsidRDefault="009D0C74" w:rsidP="0084459C">
      <w:pPr>
        <w:pStyle w:val="ListParagraph"/>
        <w:numPr>
          <w:ilvl w:val="2"/>
          <w:numId w:val="2"/>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0A4A56" w:rsidP="00B43CD1">
            <w:pPr>
              <w:spacing w:line="276" w:lineRule="auto"/>
              <w:jc w:val="center"/>
              <w:cnfStyle w:val="000000000000" w:firstRow="0" w:lastRow="0" w:firstColumn="0" w:lastColumn="0" w:oddVBand="0" w:evenVBand="0" w:oddHBand="0" w:evenHBand="0" w:firstRowFirstColumn="0" w:firstRowLastColumn="0" w:lastRowFirstColumn="0" w:lastRowLastColumn="0"/>
              <w:rPr>
                <w:i/>
                <w:sz w:val="24"/>
                <w:szCs w:val="24"/>
              </w:rPr>
            </w:pPr>
            <w:hyperlink r:id="rId15"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SG" w:eastAsia="en-SG"/>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lastRenderedPageBreak/>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SG" w:eastAsia="en-SG"/>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7">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4243E" w:rsidRDefault="0034243E" w:rsidP="0084459C">
      <w:pPr>
        <w:pStyle w:val="ListParagraph"/>
        <w:numPr>
          <w:ilvl w:val="3"/>
          <w:numId w:val="3"/>
        </w:numPr>
        <w:rPr>
          <w:sz w:val="24"/>
          <w:szCs w:val="24"/>
        </w:rPr>
      </w:pPr>
      <w:r>
        <w:rPr>
          <w:sz w:val="24"/>
          <w:szCs w:val="24"/>
        </w:rPr>
        <w:t>Provide a sign up page to allow unregistered users to register and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r>
        <w:rPr>
          <w:sz w:val="24"/>
          <w:szCs w:val="24"/>
        </w:rPr>
        <w:t xml:space="preserve"> and audio files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lastRenderedPageBreak/>
        <w:t>Filter the calendar if specific year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 xml:space="preserve">registered users </w:t>
      </w:r>
      <w:r>
        <w:rPr>
          <w:sz w:val="24"/>
          <w:szCs w:val="24"/>
        </w:rPr>
        <w:t>(</w:t>
      </w:r>
      <w:r>
        <w:rPr>
          <w:b/>
          <w:i/>
          <w:sz w:val="24"/>
          <w:szCs w:val="24"/>
        </w:rPr>
        <w:t>admin or member roles</w:t>
      </w:r>
      <w:r>
        <w:rPr>
          <w:sz w:val="24"/>
          <w:szCs w:val="24"/>
        </w:rPr>
        <w:t>) to listen to audio files included in the calendar</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add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update or modify calendar events</w:t>
      </w:r>
    </w:p>
    <w:p w:rsidR="0034243E" w:rsidRDefault="0034243E" w:rsidP="0084459C">
      <w:pPr>
        <w:pStyle w:val="ListParagraph"/>
        <w:numPr>
          <w:ilvl w:val="3"/>
          <w:numId w:val="3"/>
        </w:numPr>
        <w:rPr>
          <w:sz w:val="24"/>
          <w:szCs w:val="24"/>
        </w:rPr>
      </w:pPr>
      <w:r>
        <w:rPr>
          <w:sz w:val="24"/>
          <w:szCs w:val="24"/>
        </w:rPr>
        <w:t xml:space="preserve">Allow </w:t>
      </w:r>
      <w:r>
        <w:rPr>
          <w:b/>
          <w:i/>
          <w:sz w:val="24"/>
          <w:szCs w:val="24"/>
        </w:rPr>
        <w:t>users with admin role</w:t>
      </w:r>
      <w:r>
        <w:rPr>
          <w:sz w:val="24"/>
          <w:szCs w:val="24"/>
        </w:rPr>
        <w:t xml:space="preserve"> to delete calendar events</w:t>
      </w:r>
    </w:p>
    <w:p w:rsidR="0034243E" w:rsidRDefault="0034243E" w:rsidP="0084459C">
      <w:pPr>
        <w:pStyle w:val="ListParagraph"/>
        <w:numPr>
          <w:ilvl w:val="3"/>
          <w:numId w:val="3"/>
        </w:numPr>
        <w:rPr>
          <w:sz w:val="24"/>
          <w:szCs w:val="24"/>
        </w:rPr>
      </w:pPr>
      <w:r>
        <w:rPr>
          <w:sz w:val="24"/>
          <w:szCs w:val="24"/>
        </w:rPr>
        <w:t xml:space="preserve">Update the calendar display if </w:t>
      </w:r>
      <w:r>
        <w:rPr>
          <w:b/>
          <w:i/>
          <w:sz w:val="24"/>
          <w:szCs w:val="24"/>
        </w:rPr>
        <w:t>CRUD function</w:t>
      </w:r>
      <w:r>
        <w:rPr>
          <w:sz w:val="24"/>
          <w:szCs w:val="24"/>
        </w:rPr>
        <w:t xml:space="preserve"> is performed by the user</w:t>
      </w:r>
    </w:p>
    <w:p w:rsidR="0034243E" w:rsidRPr="0034243E" w:rsidRDefault="0034243E" w:rsidP="0084459C">
      <w:pPr>
        <w:pStyle w:val="ListParagraph"/>
        <w:numPr>
          <w:ilvl w:val="3"/>
          <w:numId w:val="3"/>
        </w:numPr>
        <w:rPr>
          <w:sz w:val="24"/>
          <w:szCs w:val="24"/>
        </w:rPr>
      </w:pPr>
      <w:r>
        <w:rPr>
          <w:sz w:val="24"/>
          <w:szCs w:val="24"/>
        </w:rPr>
        <w:t xml:space="preserve">Update the system database if </w:t>
      </w:r>
      <w:r>
        <w:rPr>
          <w:b/>
          <w:i/>
          <w:sz w:val="24"/>
          <w:szCs w:val="24"/>
        </w:rPr>
        <w:t xml:space="preserve">CRUD function </w:t>
      </w:r>
      <w:r>
        <w:rPr>
          <w:sz w:val="24"/>
          <w:szCs w:val="24"/>
        </w:rPr>
        <w:t>is performed by the user</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Pr>
          <w:sz w:val="24"/>
          <w:szCs w:val="24"/>
        </w:rPr>
        <w:t>/years</w:t>
      </w:r>
      <w:r w:rsidR="003A0220">
        <w:rPr>
          <w:sz w:val="24"/>
          <w:szCs w:val="24"/>
        </w:rPr>
        <w:t xml:space="preserve"> of the </w:t>
      </w:r>
      <w:r>
        <w:rPr>
          <w:sz w:val="24"/>
          <w:szCs w:val="24"/>
        </w:rPr>
        <w:t>calendar</w:t>
      </w:r>
    </w:p>
    <w:p w:rsidR="003A0220" w:rsidRPr="00444B06" w:rsidRDefault="009B1C3E" w:rsidP="0084459C">
      <w:pPr>
        <w:pStyle w:val="ListParagraph"/>
        <w:numPr>
          <w:ilvl w:val="0"/>
          <w:numId w:val="27"/>
        </w:numPr>
        <w:rPr>
          <w:sz w:val="24"/>
          <w:szCs w:val="24"/>
        </w:rPr>
      </w:pPr>
      <w:r>
        <w:rPr>
          <w:sz w:val="24"/>
          <w:szCs w:val="24"/>
        </w:rPr>
        <w:t xml:space="preserve">Can choose a specific </w:t>
      </w:r>
      <w:r w:rsidR="003A0220">
        <w:rPr>
          <w:sz w:val="24"/>
          <w:szCs w:val="24"/>
        </w:rPr>
        <w:t>year</w:t>
      </w:r>
      <w:r>
        <w:rPr>
          <w:sz w:val="24"/>
          <w:szCs w:val="24"/>
        </w:rPr>
        <w:t xml:space="preserve"> to navigate</w:t>
      </w:r>
    </w:p>
    <w:p w:rsidR="009B1C3E" w:rsidRDefault="009B1C3E" w:rsidP="0084459C">
      <w:pPr>
        <w:pStyle w:val="ListParagraph"/>
        <w:numPr>
          <w:ilvl w:val="0"/>
          <w:numId w:val="27"/>
        </w:numPr>
        <w:rPr>
          <w:sz w:val="24"/>
          <w:szCs w:val="24"/>
        </w:rPr>
      </w:pPr>
      <w:r>
        <w:rPr>
          <w:sz w:val="24"/>
          <w:szCs w:val="24"/>
        </w:rPr>
        <w:t>Can choose a specific month to navigate</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create</w:t>
      </w:r>
      <w:r>
        <w:rPr>
          <w:i/>
          <w:sz w:val="24"/>
          <w:szCs w:val="24"/>
        </w:rPr>
        <w:t xml:space="preserve"> </w:t>
      </w:r>
      <w:r>
        <w:rPr>
          <w:sz w:val="24"/>
          <w:szCs w:val="24"/>
        </w:rPr>
        <w:t>function in the calendar (</w:t>
      </w:r>
      <w:r>
        <w:rPr>
          <w:b/>
          <w:i/>
          <w:sz w:val="24"/>
          <w:szCs w:val="24"/>
        </w:rPr>
        <w:t>users with admin role</w:t>
      </w:r>
      <w:r>
        <w:rPr>
          <w:sz w:val="24"/>
          <w:szCs w:val="24"/>
        </w:rPr>
        <w:t>)</w:t>
      </w:r>
    </w:p>
    <w:p w:rsidR="00512B45" w:rsidRDefault="00512B45" w:rsidP="0084459C">
      <w:pPr>
        <w:pStyle w:val="ListParagraph"/>
        <w:numPr>
          <w:ilvl w:val="0"/>
          <w:numId w:val="27"/>
        </w:numPr>
        <w:rPr>
          <w:sz w:val="24"/>
          <w:szCs w:val="24"/>
        </w:rPr>
      </w:pPr>
      <w:r>
        <w:rPr>
          <w:sz w:val="24"/>
          <w:szCs w:val="24"/>
        </w:rPr>
        <w:t>Can read the contents of the calendar</w:t>
      </w:r>
    </w:p>
    <w:p w:rsidR="00512B45" w:rsidRDefault="00512B45" w:rsidP="0084459C">
      <w:pPr>
        <w:pStyle w:val="ListParagraph"/>
        <w:numPr>
          <w:ilvl w:val="0"/>
          <w:numId w:val="27"/>
        </w:numPr>
        <w:rPr>
          <w:sz w:val="24"/>
          <w:szCs w:val="24"/>
        </w:rPr>
      </w:pPr>
      <w:r>
        <w:rPr>
          <w:sz w:val="24"/>
          <w:szCs w:val="24"/>
        </w:rPr>
        <w:t xml:space="preserve">Can perform </w:t>
      </w:r>
      <w:r>
        <w:rPr>
          <w:b/>
          <w:i/>
          <w:sz w:val="24"/>
          <w:szCs w:val="24"/>
        </w:rPr>
        <w:t xml:space="preserve">update </w:t>
      </w:r>
      <w:r>
        <w:rPr>
          <w:sz w:val="24"/>
          <w:szCs w:val="24"/>
        </w:rPr>
        <w:t>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 xml:space="preserve">Can perform </w:t>
      </w:r>
      <w:r>
        <w:rPr>
          <w:b/>
          <w:i/>
          <w:sz w:val="24"/>
          <w:szCs w:val="24"/>
        </w:rPr>
        <w:t>delete</w:t>
      </w:r>
      <w:r>
        <w:rPr>
          <w:sz w:val="24"/>
          <w:szCs w:val="24"/>
        </w:rPr>
        <w:t xml:space="preserve"> function in the calendar (</w:t>
      </w:r>
      <w:r>
        <w:rPr>
          <w:b/>
          <w:i/>
          <w:sz w:val="24"/>
          <w:szCs w:val="24"/>
        </w:rPr>
        <w:t>users with admin role</w:t>
      </w:r>
      <w:r>
        <w:rPr>
          <w:sz w:val="24"/>
          <w:szCs w:val="24"/>
        </w:rPr>
        <w:t>)</w:t>
      </w:r>
    </w:p>
    <w:p w:rsidR="006615A1" w:rsidRDefault="006615A1" w:rsidP="0084459C">
      <w:pPr>
        <w:pStyle w:val="ListParagraph"/>
        <w:numPr>
          <w:ilvl w:val="0"/>
          <w:numId w:val="27"/>
        </w:numPr>
        <w:rPr>
          <w:sz w:val="24"/>
          <w:szCs w:val="24"/>
        </w:rPr>
      </w:pPr>
      <w:r>
        <w:rPr>
          <w:sz w:val="24"/>
          <w:szCs w:val="24"/>
        </w:rPr>
        <w:t>Can click audio files provided in the calendar</w:t>
      </w:r>
    </w:p>
    <w:p w:rsidR="006615A1" w:rsidRDefault="006615A1" w:rsidP="0084459C">
      <w:pPr>
        <w:pStyle w:val="ListParagraph"/>
        <w:numPr>
          <w:ilvl w:val="0"/>
          <w:numId w:val="27"/>
        </w:numPr>
        <w:rPr>
          <w:sz w:val="24"/>
          <w:szCs w:val="24"/>
        </w:rPr>
      </w:pPr>
      <w:r>
        <w:rPr>
          <w:sz w:val="24"/>
          <w:szCs w:val="24"/>
        </w:rPr>
        <w:t>Can click links</w:t>
      </w:r>
    </w:p>
    <w:p w:rsidR="006615A1" w:rsidRDefault="006615A1" w:rsidP="0084459C">
      <w:pPr>
        <w:pStyle w:val="ListParagraph"/>
        <w:numPr>
          <w:ilvl w:val="0"/>
          <w:numId w:val="27"/>
        </w:numPr>
        <w:rPr>
          <w:sz w:val="24"/>
          <w:szCs w:val="24"/>
        </w:rPr>
      </w:pPr>
      <w:r>
        <w:rPr>
          <w:sz w:val="24"/>
          <w:szCs w:val="24"/>
        </w:rPr>
        <w:t>Can click buttons or tabs within the page</w:t>
      </w:r>
    </w:p>
    <w:p w:rsidR="006615A1" w:rsidRDefault="006615A1" w:rsidP="0084459C">
      <w:pPr>
        <w:pStyle w:val="ListParagraph"/>
        <w:numPr>
          <w:ilvl w:val="0"/>
          <w:numId w:val="27"/>
        </w:numPr>
        <w:rPr>
          <w:sz w:val="24"/>
          <w:szCs w:val="24"/>
        </w:rPr>
      </w:pPr>
      <w:r>
        <w:rPr>
          <w:sz w:val="24"/>
          <w:szCs w:val="24"/>
        </w:rPr>
        <w:t>Can play audio files provided in the calendar</w:t>
      </w:r>
    </w:p>
    <w:p w:rsidR="006615A1" w:rsidRPr="00512B45" w:rsidRDefault="006615A1" w:rsidP="0084459C">
      <w:pPr>
        <w:pStyle w:val="ListParagraph"/>
        <w:numPr>
          <w:ilvl w:val="0"/>
          <w:numId w:val="27"/>
        </w:numPr>
        <w:rPr>
          <w:sz w:val="24"/>
          <w:szCs w:val="24"/>
        </w:rPr>
      </w:pPr>
      <w:r>
        <w:rPr>
          <w:sz w:val="24"/>
          <w:szCs w:val="24"/>
        </w:rPr>
        <w:t>Can listen to audio files provided in the calendar</w:t>
      </w: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40DA4" w:rsidP="00514A6E">
      <w:pPr>
        <w:spacing w:line="276" w:lineRule="auto"/>
        <w:rPr>
          <w:sz w:val="24"/>
          <w:szCs w:val="24"/>
        </w:rPr>
      </w:pPr>
    </w:p>
    <w:p w:rsidR="00540DA4" w:rsidRPr="00540DA4" w:rsidRDefault="00540DA4" w:rsidP="00540DA4">
      <w:pPr>
        <w:spacing w:line="276" w:lineRule="auto"/>
        <w:jc w:val="center"/>
        <w:rPr>
          <w:sz w:val="24"/>
          <w:szCs w:val="24"/>
        </w:rPr>
      </w:pPr>
      <w:r>
        <w:rPr>
          <w:noProof/>
          <w:sz w:val="24"/>
          <w:szCs w:val="24"/>
          <w:lang w:val="en-SG" w:eastAsia="en-SG"/>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5848350" cy="2649877"/>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8">
                      <a:extLst>
                        <a:ext uri="{28A0092B-C50C-407E-A947-70E740481C1C}">
                          <a14:useLocalDpi xmlns:a14="http://schemas.microsoft.com/office/drawing/2010/main" val="0"/>
                        </a:ext>
                      </a:extLst>
                    </a:blip>
                    <a:stretch>
                      <a:fillRect/>
                    </a:stretch>
                  </pic:blipFill>
                  <pic:spPr>
                    <a:xfrm>
                      <a:off x="0" y="0"/>
                      <a:ext cx="5848350" cy="264987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1.6.1 </w:t>
      </w:r>
      <w:r>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b/>
          <w:noProof/>
          <w:sz w:val="24"/>
          <w:szCs w:val="24"/>
          <w:lang w:val="en-SG" w:eastAsia="en-SG"/>
        </w:rPr>
        <w:drawing>
          <wp:anchor distT="0" distB="0" distL="114300" distR="114300" simplePos="0" relativeHeight="251671552" behindDoc="0" locked="0" layoutInCell="1" allowOverlap="1">
            <wp:simplePos x="0" y="0"/>
            <wp:positionH relativeFrom="column">
              <wp:posOffset>0</wp:posOffset>
            </wp:positionH>
            <wp:positionV relativeFrom="paragraph">
              <wp:posOffset>0</wp:posOffset>
            </wp:positionV>
            <wp:extent cx="5943600"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104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1.6.2 </w:t>
      </w:r>
      <w:r>
        <w:rPr>
          <w:b/>
          <w:sz w:val="24"/>
          <w:szCs w:val="24"/>
        </w:rPr>
        <w:t>Requirements Traceability Matrix</w:t>
      </w:r>
      <w:r w:rsidR="00DF4301">
        <w:rPr>
          <w:b/>
          <w:sz w:val="24"/>
          <w:szCs w:val="24"/>
        </w:rPr>
        <w:t xml:space="preserve"> Part 2</w:t>
      </w:r>
    </w:p>
    <w:p w:rsidR="00540DA4" w:rsidRDefault="00540DA4" w:rsidP="00540DA4">
      <w:pPr>
        <w:spacing w:line="276" w:lineRule="auto"/>
        <w:jc w:val="center"/>
        <w:rPr>
          <w:b/>
          <w:sz w:val="24"/>
          <w:szCs w:val="24"/>
        </w:rPr>
      </w:pPr>
    </w:p>
    <w:p w:rsidR="00540DA4" w:rsidRPr="00540DA4" w:rsidRDefault="00540DA4" w:rsidP="00540DA4">
      <w:pPr>
        <w:spacing w:line="276" w:lineRule="auto"/>
        <w:jc w:val="center"/>
        <w:rPr>
          <w:b/>
          <w:sz w:val="24"/>
          <w:szCs w:val="24"/>
        </w:rPr>
      </w:pPr>
      <w:r>
        <w:rPr>
          <w:b/>
          <w:noProof/>
          <w:sz w:val="24"/>
          <w:szCs w:val="24"/>
          <w:lang w:val="en-SG" w:eastAsia="en-SG"/>
        </w:rPr>
        <w:drawing>
          <wp:anchor distT="0" distB="0" distL="114300" distR="114300" simplePos="0" relativeHeight="251672576" behindDoc="0" locked="0" layoutInCell="1" allowOverlap="1">
            <wp:simplePos x="0" y="0"/>
            <wp:positionH relativeFrom="column">
              <wp:posOffset>0</wp:posOffset>
            </wp:positionH>
            <wp:positionV relativeFrom="paragraph">
              <wp:posOffset>-3175</wp:posOffset>
            </wp:positionV>
            <wp:extent cx="5943600" cy="2419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S - RTM part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1.6.3 </w:t>
      </w:r>
      <w:r>
        <w:rPr>
          <w:b/>
          <w:sz w:val="24"/>
          <w:szCs w:val="24"/>
        </w:rPr>
        <w:t>Requirements Traceability Matrix</w:t>
      </w:r>
      <w:r w:rsidR="00DF4301">
        <w:rPr>
          <w:b/>
          <w:sz w:val="24"/>
          <w:szCs w:val="24"/>
        </w:rPr>
        <w:t xml:space="preserve"> Part 3</w:t>
      </w:r>
    </w:p>
    <w:p w:rsidR="00540DA4" w:rsidRDefault="00540DA4" w:rsidP="00540DA4">
      <w:pPr>
        <w:spacing w:line="276" w:lineRule="auto"/>
        <w:jc w:val="center"/>
        <w:rPr>
          <w:b/>
          <w:sz w:val="24"/>
          <w:szCs w:val="24"/>
        </w:rPr>
      </w:pPr>
    </w:p>
    <w:p w:rsidR="00540DA4" w:rsidRDefault="00540DA4" w:rsidP="00540DA4">
      <w:pPr>
        <w:spacing w:line="276" w:lineRule="auto"/>
        <w:jc w:val="center"/>
        <w:rPr>
          <w:b/>
          <w:sz w:val="24"/>
          <w:szCs w:val="24"/>
        </w:rPr>
      </w:pPr>
      <w:r>
        <w:rPr>
          <w:b/>
          <w:noProof/>
          <w:sz w:val="24"/>
          <w:szCs w:val="24"/>
          <w:lang w:val="en-SG" w:eastAsia="en-SG"/>
        </w:rPr>
        <w:lastRenderedPageBreak/>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943600" cy="9677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S - RTM 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Image 1.6.4 </w:t>
      </w:r>
      <w:r>
        <w:rPr>
          <w:b/>
          <w:sz w:val="24"/>
          <w:szCs w:val="24"/>
        </w:rPr>
        <w:t xml:space="preserve">Requirements Traceability </w:t>
      </w:r>
      <w:proofErr w:type="gramStart"/>
      <w:r>
        <w:rPr>
          <w:b/>
          <w:sz w:val="24"/>
          <w:szCs w:val="24"/>
        </w:rPr>
        <w:t>Matrix</w:t>
      </w:r>
      <w:r w:rsidR="007E10ED">
        <w:rPr>
          <w:b/>
          <w:sz w:val="24"/>
          <w:szCs w:val="24"/>
        </w:rPr>
        <w:t xml:space="preserve">  Part</w:t>
      </w:r>
      <w:proofErr w:type="gramEnd"/>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832E4E" w:rsidP="00C71849">
      <w:pPr>
        <w:pStyle w:val="ListParagraph"/>
        <w:spacing w:line="276" w:lineRule="auto"/>
        <w:ind w:left="2160"/>
        <w:jc w:val="center"/>
        <w:rPr>
          <w:b/>
          <w:sz w:val="40"/>
          <w:szCs w:val="24"/>
        </w:rPr>
      </w:pPr>
      <w:r w:rsidRPr="00FD7506">
        <w:rPr>
          <w:b/>
          <w:noProof/>
          <w:sz w:val="24"/>
          <w:szCs w:val="24"/>
          <w:lang w:val="en-SG" w:eastAsia="en-SG"/>
        </w:rPr>
        <w:lastRenderedPageBreak/>
        <w:drawing>
          <wp:anchor distT="0" distB="0" distL="114300" distR="114300" simplePos="0" relativeHeight="251659264" behindDoc="1" locked="0" layoutInCell="1" allowOverlap="1" wp14:anchorId="586364D6" wp14:editId="78204C64">
            <wp:simplePos x="0" y="0"/>
            <wp:positionH relativeFrom="margin">
              <wp:posOffset>-285750</wp:posOffset>
            </wp:positionH>
            <wp:positionV relativeFrom="paragraph">
              <wp:posOffset>424180</wp:posOffset>
            </wp:positionV>
            <wp:extent cx="6534150" cy="3248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53415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BFC" w:rsidRDefault="00162BFC" w:rsidP="00162BFC">
      <w:pPr>
        <w:pStyle w:val="ListParagraph"/>
        <w:spacing w:line="276" w:lineRule="auto"/>
        <w:ind w:left="2160"/>
        <w:rPr>
          <w:b/>
          <w:sz w:val="40"/>
          <w:szCs w:val="24"/>
        </w:rPr>
      </w:pPr>
    </w:p>
    <w:p w:rsidR="00C71849" w:rsidRPr="00832E4E" w:rsidRDefault="00C71849" w:rsidP="00832E4E">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ED465E" w:rsidP="0084459C">
      <w:pPr>
        <w:pStyle w:val="ListParagraph"/>
        <w:numPr>
          <w:ilvl w:val="1"/>
          <w:numId w:val="4"/>
        </w:numPr>
        <w:spacing w:line="276" w:lineRule="auto"/>
        <w:rPr>
          <w:b/>
          <w:sz w:val="24"/>
          <w:szCs w:val="24"/>
        </w:rPr>
      </w:pPr>
      <w:r w:rsidRPr="00DF451C">
        <w:rPr>
          <w:i/>
          <w:noProof/>
          <w:sz w:val="24"/>
          <w:szCs w:val="24"/>
          <w:lang w:val="en-SG" w:eastAsia="en-SG"/>
        </w:rPr>
        <w:lastRenderedPageBreak/>
        <w:drawing>
          <wp:anchor distT="0" distB="0" distL="114300" distR="114300" simplePos="0" relativeHeight="251669504" behindDoc="0" locked="0" layoutInCell="1" allowOverlap="1" wp14:anchorId="71317635" wp14:editId="1190D468">
            <wp:simplePos x="0" y="0"/>
            <wp:positionH relativeFrom="page">
              <wp:posOffset>666750</wp:posOffset>
            </wp:positionH>
            <wp:positionV relativeFrom="paragraph">
              <wp:posOffset>746760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SG" w:eastAsia="en-SG"/>
        </w:rPr>
        <w:drawing>
          <wp:anchor distT="0" distB="0" distL="114300" distR="114300" simplePos="0" relativeHeight="251667456" behindDoc="0" locked="0" layoutInCell="1" allowOverlap="1" wp14:anchorId="776EAE71" wp14:editId="6C2727A6">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6F4718" w:rsidRPr="006417AE" w:rsidRDefault="006F4718" w:rsidP="00514A6E">
      <w:pPr>
        <w:spacing w:line="276" w:lineRule="auto"/>
        <w:rPr>
          <w:b/>
          <w:sz w:val="24"/>
        </w:rPr>
      </w:pPr>
    </w:p>
    <w:p w:rsidR="006F4718" w:rsidRDefault="006F4718" w:rsidP="00514A6E">
      <w:pPr>
        <w:spacing w:line="276" w:lineRule="auto"/>
        <w:rPr>
          <w:b/>
          <w:sz w:val="24"/>
          <w:szCs w:val="24"/>
        </w:rPr>
      </w:pP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Online Help</w:t>
      </w:r>
    </w:p>
    <w:p w:rsidR="006F4718" w:rsidRPr="005B17B3" w:rsidRDefault="006F4718" w:rsidP="006F4718">
      <w:pPr>
        <w:spacing w:line="276" w:lineRule="auto"/>
        <w:rPr>
          <w:ins w:id="2" w:author="mine" w:date="2015-03-08T16:31:00Z"/>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5B17B3" w:rsidRDefault="006F4718" w:rsidP="006F4718">
      <w:pPr>
        <w:spacing w:line="276" w:lineRule="auto"/>
        <w:rPr>
          <w:i/>
          <w:sz w:val="24"/>
          <w:szCs w:val="24"/>
        </w:rPr>
      </w:pPr>
    </w:p>
    <w:p w:rsidR="006F4718" w:rsidRPr="00057672" w:rsidRDefault="006F4718" w:rsidP="0084459C">
      <w:pPr>
        <w:pStyle w:val="ListParagraph"/>
        <w:numPr>
          <w:ilvl w:val="0"/>
          <w:numId w:val="23"/>
        </w:numPr>
        <w:spacing w:line="276" w:lineRule="auto"/>
        <w:rPr>
          <w:b/>
          <w:color w:val="FF0000"/>
          <w:sz w:val="24"/>
          <w:szCs w:val="24"/>
        </w:rPr>
      </w:pPr>
      <w:r w:rsidRPr="00057672">
        <w:rPr>
          <w:b/>
          <w:color w:val="FF0000"/>
          <w:sz w:val="24"/>
          <w:szCs w:val="24"/>
        </w:rPr>
        <w:t>Data Areas</w:t>
      </w:r>
    </w:p>
    <w:p w:rsidR="006F4718" w:rsidRPr="005B17B3" w:rsidRDefault="006F4718" w:rsidP="006F4718">
      <w:pPr>
        <w:spacing w:line="276" w:lineRule="auto"/>
        <w:rPr>
          <w:i/>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F25E7F" w:rsidRPr="00A10B1E" w:rsidRDefault="00F25E7F" w:rsidP="0084459C">
      <w:pPr>
        <w:pStyle w:val="ListParagraph"/>
        <w:numPr>
          <w:ilvl w:val="2"/>
          <w:numId w:val="23"/>
        </w:numPr>
        <w:spacing w:line="276" w:lineRule="auto"/>
        <w:rPr>
          <w:b/>
          <w:sz w:val="24"/>
        </w:rPr>
      </w:pPr>
      <w:r w:rsidRPr="00A10B1E">
        <w:rPr>
          <w:b/>
          <w:sz w:val="24"/>
        </w:rPr>
        <w:t>Sunday Readings</w:t>
      </w:r>
    </w:p>
    <w:p w:rsidR="00F25E7F" w:rsidRPr="00A10B1E" w:rsidRDefault="00F25E7F" w:rsidP="0084459C">
      <w:pPr>
        <w:pStyle w:val="ListParagraph"/>
        <w:numPr>
          <w:ilvl w:val="2"/>
          <w:numId w:val="23"/>
        </w:numPr>
        <w:spacing w:line="276" w:lineRule="auto"/>
        <w:rPr>
          <w:b/>
          <w:sz w:val="24"/>
        </w:rPr>
      </w:pPr>
      <w:r w:rsidRPr="00A10B1E">
        <w:rPr>
          <w:b/>
          <w:sz w:val="24"/>
        </w:rPr>
        <w:t>Weekday Readings</w:t>
      </w:r>
    </w:p>
    <w:p w:rsidR="00F25E7F" w:rsidRDefault="00F25E7F" w:rsidP="0084459C">
      <w:pPr>
        <w:pStyle w:val="ListParagraph"/>
        <w:numPr>
          <w:ilvl w:val="1"/>
          <w:numId w:val="23"/>
        </w:numPr>
        <w:spacing w:line="276" w:lineRule="auto"/>
        <w:rPr>
          <w:b/>
          <w:sz w:val="24"/>
          <w:szCs w:val="24"/>
        </w:rPr>
      </w:pPr>
      <w:r>
        <w:rPr>
          <w:b/>
          <w:sz w:val="24"/>
          <w:szCs w:val="24"/>
        </w:rPr>
        <w:t>Special Events</w:t>
      </w:r>
    </w:p>
    <w:p w:rsidR="006A4E61" w:rsidRDefault="006A4E61" w:rsidP="0084459C">
      <w:pPr>
        <w:pStyle w:val="ListParagraph"/>
        <w:numPr>
          <w:ilvl w:val="2"/>
          <w:numId w:val="23"/>
        </w:numPr>
        <w:spacing w:line="276" w:lineRule="auto"/>
        <w:rPr>
          <w:b/>
          <w:sz w:val="24"/>
          <w:szCs w:val="24"/>
        </w:rPr>
      </w:pPr>
      <w:r>
        <w:rPr>
          <w:b/>
          <w:sz w:val="24"/>
          <w:szCs w:val="24"/>
        </w:rPr>
        <w:t>Moveable Feasts</w:t>
      </w:r>
    </w:p>
    <w:p w:rsidR="00F25E7F" w:rsidRDefault="00F25E7F" w:rsidP="0084459C">
      <w:pPr>
        <w:pStyle w:val="ListParagraph"/>
        <w:numPr>
          <w:ilvl w:val="2"/>
          <w:numId w:val="23"/>
        </w:numPr>
        <w:spacing w:line="276" w:lineRule="auto"/>
        <w:rPr>
          <w:b/>
          <w:sz w:val="24"/>
          <w:szCs w:val="24"/>
        </w:rPr>
      </w:pPr>
      <w:r>
        <w:rPr>
          <w:b/>
          <w:sz w:val="24"/>
          <w:szCs w:val="24"/>
        </w:rPr>
        <w:t>Memorials</w:t>
      </w:r>
    </w:p>
    <w:p w:rsidR="00F25E7F" w:rsidRDefault="00F25E7F" w:rsidP="0084459C">
      <w:pPr>
        <w:pStyle w:val="ListParagraph"/>
        <w:numPr>
          <w:ilvl w:val="2"/>
          <w:numId w:val="23"/>
        </w:numPr>
        <w:spacing w:line="276" w:lineRule="auto"/>
        <w:rPr>
          <w:b/>
          <w:sz w:val="24"/>
          <w:szCs w:val="24"/>
        </w:rPr>
      </w:pPr>
      <w:r>
        <w:rPr>
          <w:b/>
          <w:sz w:val="24"/>
          <w:szCs w:val="24"/>
        </w:rPr>
        <w:t>Solemnities</w:t>
      </w:r>
    </w:p>
    <w:p w:rsidR="006A4E61" w:rsidRPr="006A4E61" w:rsidRDefault="006A4E61" w:rsidP="0084459C">
      <w:pPr>
        <w:pStyle w:val="ListParagraph"/>
        <w:numPr>
          <w:ilvl w:val="2"/>
          <w:numId w:val="23"/>
        </w:numPr>
        <w:spacing w:line="276" w:lineRule="auto"/>
        <w:rPr>
          <w:b/>
          <w:sz w:val="24"/>
          <w:szCs w:val="24"/>
        </w:rPr>
      </w:pPr>
      <w:r>
        <w:rPr>
          <w:b/>
          <w:sz w:val="24"/>
          <w:szCs w:val="24"/>
        </w:rPr>
        <w:t>Special Feasts</w:t>
      </w:r>
    </w:p>
    <w:p w:rsidR="00B452B0" w:rsidRPr="00B452B0" w:rsidRDefault="00B452B0" w:rsidP="00B452B0">
      <w:pPr>
        <w:spacing w:line="276" w:lineRule="auto"/>
        <w:rPr>
          <w:b/>
          <w:sz w:val="24"/>
          <w:szCs w:val="24"/>
        </w:rPr>
      </w:pPr>
    </w:p>
    <w:p w:rsidR="00C668D1" w:rsidRPr="004236A7" w:rsidRDefault="006F4718" w:rsidP="0084459C">
      <w:pPr>
        <w:pStyle w:val="ListParagraph"/>
        <w:numPr>
          <w:ilvl w:val="0"/>
          <w:numId w:val="23"/>
        </w:numPr>
        <w:spacing w:line="276" w:lineRule="auto"/>
        <w:rPr>
          <w:b/>
          <w:color w:val="FF0000"/>
          <w:sz w:val="24"/>
          <w:szCs w:val="24"/>
        </w:rPr>
      </w:pPr>
      <w:r w:rsidRPr="004236A7">
        <w:rPr>
          <w:b/>
          <w:color w:val="FF0000"/>
          <w:sz w:val="24"/>
          <w:szCs w:val="24"/>
        </w:rPr>
        <w:t>Optional Scenarios</w:t>
      </w:r>
    </w:p>
    <w:p w:rsidR="00C668D1" w:rsidRP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Pr>
          <w:sz w:val="24"/>
          <w:szCs w:val="24"/>
        </w:rPr>
        <w:t xml:space="preserve"> </w:t>
      </w:r>
    </w:p>
    <w:p w:rsidR="00C668D1" w:rsidRDefault="00C668D1" w:rsidP="0084459C">
      <w:pPr>
        <w:pStyle w:val="ListParagraph"/>
        <w:numPr>
          <w:ilvl w:val="1"/>
          <w:numId w:val="23"/>
        </w:numPr>
        <w:spacing w:line="276" w:lineRule="auto"/>
        <w:rPr>
          <w:b/>
          <w:sz w:val="24"/>
          <w:szCs w:val="24"/>
        </w:rPr>
      </w:pPr>
      <w:r>
        <w:rPr>
          <w:b/>
          <w:sz w:val="24"/>
          <w:szCs w:val="24"/>
        </w:rPr>
        <w:t>Tester</w:t>
      </w:r>
    </w:p>
    <w:p w:rsidR="009D5B35" w:rsidRPr="00B00A30" w:rsidRDefault="004236A7" w:rsidP="0084459C">
      <w:pPr>
        <w:pStyle w:val="ListParagraph"/>
        <w:numPr>
          <w:ilvl w:val="2"/>
          <w:numId w:val="23"/>
        </w:numPr>
        <w:spacing w:line="276" w:lineRule="auto"/>
        <w:rPr>
          <w:sz w:val="24"/>
          <w:szCs w:val="24"/>
        </w:rPr>
      </w:pPr>
      <w:r>
        <w:rPr>
          <w:sz w:val="24"/>
          <w:szCs w:val="24"/>
        </w:rPr>
        <w:t>“How can I verify displayed items from</w:t>
      </w:r>
      <w:r w:rsidR="00B00A30" w:rsidRPr="00B00A30">
        <w:rPr>
          <w:sz w:val="24"/>
          <w:szCs w:val="24"/>
        </w:rPr>
        <w:t xml:space="preserve"> the database?</w:t>
      </w:r>
      <w:r w:rsidR="00C668D1" w:rsidRPr="00B00A30">
        <w:rPr>
          <w:sz w:val="24"/>
          <w:szCs w:val="24"/>
        </w:rPr>
        <w:t>”</w:t>
      </w:r>
    </w:p>
    <w:p w:rsidR="00B1490B" w:rsidRDefault="00B00A30" w:rsidP="0084459C">
      <w:pPr>
        <w:pStyle w:val="ListParagraph"/>
        <w:numPr>
          <w:ilvl w:val="2"/>
          <w:numId w:val="23"/>
        </w:numPr>
        <w:spacing w:line="276" w:lineRule="auto"/>
        <w:rPr>
          <w:sz w:val="24"/>
          <w:szCs w:val="24"/>
        </w:rPr>
      </w:pPr>
      <w:r w:rsidRPr="00B00A30">
        <w:rPr>
          <w:sz w:val="24"/>
          <w:szCs w:val="24"/>
        </w:rPr>
        <w:t>“</w:t>
      </w:r>
      <w:r w:rsidR="004236A7">
        <w:rPr>
          <w:sz w:val="24"/>
          <w:szCs w:val="24"/>
        </w:rPr>
        <w:t>How can I</w:t>
      </w:r>
      <w:r w:rsidR="00B1490B">
        <w:rPr>
          <w:sz w:val="24"/>
          <w:szCs w:val="24"/>
        </w:rPr>
        <w:t xml:space="preserve"> verify event details from an online resource?”</w:t>
      </w:r>
    </w:p>
    <w:p w:rsidR="00B00A30" w:rsidRPr="00B00A30" w:rsidRDefault="00B1490B" w:rsidP="0084459C">
      <w:pPr>
        <w:pStyle w:val="ListParagraph"/>
        <w:numPr>
          <w:ilvl w:val="2"/>
          <w:numId w:val="23"/>
        </w:numPr>
        <w:spacing w:line="276" w:lineRule="auto"/>
        <w:rPr>
          <w:sz w:val="24"/>
          <w:szCs w:val="24"/>
        </w:rPr>
      </w:pPr>
      <w:r>
        <w:rPr>
          <w:sz w:val="24"/>
          <w:szCs w:val="24"/>
        </w:rPr>
        <w:t>“</w:t>
      </w:r>
      <w:r w:rsidR="004236A7">
        <w:rPr>
          <w:sz w:val="24"/>
          <w:szCs w:val="24"/>
        </w:rPr>
        <w:t xml:space="preserve">How can I </w:t>
      </w:r>
      <w:r w:rsidR="0078521C">
        <w:rPr>
          <w:sz w:val="24"/>
          <w:szCs w:val="24"/>
        </w:rPr>
        <w:t>test the CRUD</w:t>
      </w:r>
      <w:proofErr w:type="gramStart"/>
      <w:r w:rsidR="00DB4917">
        <w:rPr>
          <w:sz w:val="24"/>
          <w:szCs w:val="24"/>
        </w:rPr>
        <w:t>?</w:t>
      </w:r>
      <w:r w:rsidR="0078521C">
        <w:rPr>
          <w:sz w:val="24"/>
          <w:szCs w:val="24"/>
        </w:rPr>
        <w:t xml:space="preserve"> </w:t>
      </w:r>
      <w:r>
        <w:rPr>
          <w:sz w:val="24"/>
          <w:szCs w:val="24"/>
        </w:rPr>
        <w:t>”</w:t>
      </w:r>
      <w:proofErr w:type="gramEnd"/>
    </w:p>
    <w:p w:rsidR="00C668D1" w:rsidRDefault="00C668D1" w:rsidP="0084459C">
      <w:pPr>
        <w:pStyle w:val="ListParagraph"/>
        <w:numPr>
          <w:ilvl w:val="1"/>
          <w:numId w:val="23"/>
        </w:numPr>
        <w:spacing w:line="276" w:lineRule="auto"/>
        <w:rPr>
          <w:b/>
          <w:sz w:val="24"/>
          <w:szCs w:val="24"/>
        </w:rPr>
      </w:pPr>
      <w:r>
        <w:rPr>
          <w:b/>
          <w:sz w:val="24"/>
          <w:szCs w:val="24"/>
        </w:rPr>
        <w:t>User</w:t>
      </w:r>
    </w:p>
    <w:p w:rsidR="004236A7" w:rsidRPr="0078521C" w:rsidRDefault="004236A7" w:rsidP="0084459C">
      <w:pPr>
        <w:pStyle w:val="ListParagraph"/>
        <w:numPr>
          <w:ilvl w:val="2"/>
          <w:numId w:val="23"/>
        </w:numPr>
        <w:spacing w:line="276" w:lineRule="auto"/>
        <w:rPr>
          <w:sz w:val="24"/>
          <w:szCs w:val="24"/>
        </w:rPr>
      </w:pPr>
      <w:r w:rsidRPr="0078521C">
        <w:rPr>
          <w:sz w:val="24"/>
          <w:szCs w:val="24"/>
        </w:rPr>
        <w:t>“How can I be able to view the calendar without an account?”</w:t>
      </w:r>
    </w:p>
    <w:p w:rsidR="006F4718" w:rsidRPr="004236A7" w:rsidRDefault="006F4718" w:rsidP="0084459C">
      <w:pPr>
        <w:pStyle w:val="ListParagraph"/>
        <w:numPr>
          <w:ilvl w:val="0"/>
          <w:numId w:val="23"/>
        </w:numPr>
        <w:spacing w:line="276" w:lineRule="auto"/>
        <w:rPr>
          <w:b/>
          <w:color w:val="FF0000"/>
          <w:sz w:val="24"/>
          <w:szCs w:val="24"/>
        </w:rPr>
      </w:pPr>
      <w:r w:rsidRPr="004236A7">
        <w:rPr>
          <w:b/>
          <w:color w:val="FF0000"/>
          <w:sz w:val="24"/>
          <w:szCs w:val="24"/>
        </w:rPr>
        <w:t>Frequently Asked Questions</w:t>
      </w:r>
    </w:p>
    <w:p w:rsidR="006F4718" w:rsidRDefault="00122DC8" w:rsidP="0084459C">
      <w:pPr>
        <w:pStyle w:val="ListParagraph"/>
        <w:numPr>
          <w:ilvl w:val="0"/>
          <w:numId w:val="23"/>
        </w:numPr>
        <w:spacing w:line="276" w:lineRule="auto"/>
        <w:rPr>
          <w:b/>
          <w:color w:val="FF0000"/>
          <w:sz w:val="24"/>
          <w:szCs w:val="24"/>
        </w:rPr>
      </w:pPr>
      <w:r>
        <w:rPr>
          <w:b/>
          <w:noProof/>
          <w:color w:val="FF0000"/>
          <w:sz w:val="24"/>
          <w:szCs w:val="24"/>
          <w:lang w:val="en-SG" w:eastAsia="en-SG"/>
        </w:rPr>
        <w:drawing>
          <wp:anchor distT="0" distB="0" distL="114300" distR="114300" simplePos="0" relativeHeight="251685888" behindDoc="0" locked="0" layoutInCell="1" allowOverlap="1" wp14:anchorId="31DD94C8" wp14:editId="1CA1984C">
            <wp:simplePos x="0" y="0"/>
            <wp:positionH relativeFrom="column">
              <wp:posOffset>-352425</wp:posOffset>
            </wp:positionH>
            <wp:positionV relativeFrom="paragraph">
              <wp:posOffset>356870</wp:posOffset>
            </wp:positionV>
            <wp:extent cx="6666470" cy="1581150"/>
            <wp:effectExtent l="0" t="0" r="127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determinant_datatic.JPG"/>
                    <pic:cNvPicPr/>
                  </pic:nvPicPr>
                  <pic:blipFill>
                    <a:blip r:embed="rId25">
                      <a:extLst>
                        <a:ext uri="{28A0092B-C50C-407E-A947-70E740481C1C}">
                          <a14:useLocalDpi xmlns:a14="http://schemas.microsoft.com/office/drawing/2010/main" val="0"/>
                        </a:ext>
                      </a:extLst>
                    </a:blip>
                    <a:stretch>
                      <a:fillRect/>
                    </a:stretch>
                  </pic:blipFill>
                  <pic:spPr>
                    <a:xfrm>
                      <a:off x="0" y="0"/>
                      <a:ext cx="6666470" cy="1581150"/>
                    </a:xfrm>
                    <a:prstGeom prst="rect">
                      <a:avLst/>
                    </a:prstGeom>
                  </pic:spPr>
                </pic:pic>
              </a:graphicData>
            </a:graphic>
            <wp14:sizeRelH relativeFrom="margin">
              <wp14:pctWidth>0</wp14:pctWidth>
            </wp14:sizeRelH>
            <wp14:sizeRelV relativeFrom="margin">
              <wp14:pctHeight>0</wp14:pctHeight>
            </wp14:sizeRelV>
          </wp:anchor>
        </w:drawing>
      </w:r>
      <w:r w:rsidR="006F4718" w:rsidRPr="004236A7">
        <w:rPr>
          <w:b/>
          <w:color w:val="FF0000"/>
          <w:sz w:val="24"/>
          <w:szCs w:val="24"/>
        </w:rPr>
        <w:t>Data Dictionary</w:t>
      </w:r>
    </w:p>
    <w:p w:rsidR="00122DC8" w:rsidRDefault="00122DC8" w:rsidP="00122DC8">
      <w:pPr>
        <w:pStyle w:val="ListParagraph"/>
        <w:spacing w:line="276" w:lineRule="auto"/>
        <w:rPr>
          <w:b/>
          <w:color w:val="FF0000"/>
          <w:sz w:val="24"/>
          <w:szCs w:val="24"/>
        </w:rPr>
      </w:pPr>
      <w:r>
        <w:rPr>
          <w:b/>
          <w:noProof/>
          <w:color w:val="FF0000"/>
          <w:sz w:val="24"/>
          <w:szCs w:val="24"/>
          <w:lang w:val="en-SG" w:eastAsia="en-SG"/>
        </w:rPr>
        <w:lastRenderedPageBreak/>
        <w:drawing>
          <wp:anchor distT="0" distB="0" distL="114300" distR="114300" simplePos="0" relativeHeight="251683840" behindDoc="0" locked="0" layoutInCell="1" allowOverlap="1" wp14:anchorId="408FFEDF" wp14:editId="6F317E7C">
            <wp:simplePos x="0" y="0"/>
            <wp:positionH relativeFrom="column">
              <wp:posOffset>-343535</wp:posOffset>
            </wp:positionH>
            <wp:positionV relativeFrom="paragraph">
              <wp:posOffset>4265295</wp:posOffset>
            </wp:positionV>
            <wp:extent cx="6867525" cy="2832735"/>
            <wp:effectExtent l="0" t="0" r="952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ek_year_datadic.JPG"/>
                    <pic:cNvPicPr/>
                  </pic:nvPicPr>
                  <pic:blipFill>
                    <a:blip r:embed="rId26">
                      <a:extLst>
                        <a:ext uri="{28A0092B-C50C-407E-A947-70E740481C1C}">
                          <a14:useLocalDpi xmlns:a14="http://schemas.microsoft.com/office/drawing/2010/main" val="0"/>
                        </a:ext>
                      </a:extLst>
                    </a:blip>
                    <a:stretch>
                      <a:fillRect/>
                    </a:stretch>
                  </pic:blipFill>
                  <pic:spPr>
                    <a:xfrm>
                      <a:off x="0" y="0"/>
                      <a:ext cx="6867525" cy="2832735"/>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SG" w:eastAsia="en-SG"/>
        </w:rPr>
        <w:drawing>
          <wp:anchor distT="0" distB="0" distL="114300" distR="114300" simplePos="0" relativeHeight="251682816" behindDoc="0" locked="0" layoutInCell="1" allowOverlap="1" wp14:anchorId="138E48FC" wp14:editId="5492A431">
            <wp:simplePos x="0" y="0"/>
            <wp:positionH relativeFrom="column">
              <wp:posOffset>-342900</wp:posOffset>
            </wp:positionH>
            <wp:positionV relativeFrom="paragraph">
              <wp:posOffset>2199640</wp:posOffset>
            </wp:positionV>
            <wp:extent cx="6915150" cy="20650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nday_datadic.JPG"/>
                    <pic:cNvPicPr/>
                  </pic:nvPicPr>
                  <pic:blipFill>
                    <a:blip r:embed="rId27">
                      <a:extLst>
                        <a:ext uri="{28A0092B-C50C-407E-A947-70E740481C1C}">
                          <a14:useLocalDpi xmlns:a14="http://schemas.microsoft.com/office/drawing/2010/main" val="0"/>
                        </a:ext>
                      </a:extLst>
                    </a:blip>
                    <a:stretch>
                      <a:fillRect/>
                    </a:stretch>
                  </pic:blipFill>
                  <pic:spPr>
                    <a:xfrm>
                      <a:off x="0" y="0"/>
                      <a:ext cx="6915150" cy="2065020"/>
                    </a:xfrm>
                    <a:prstGeom prst="rect">
                      <a:avLst/>
                    </a:prstGeom>
                  </pic:spPr>
                </pic:pic>
              </a:graphicData>
            </a:graphic>
            <wp14:sizeRelH relativeFrom="margin">
              <wp14:pctWidth>0</wp14:pctWidth>
            </wp14:sizeRelH>
            <wp14:sizeRelV relativeFrom="margin">
              <wp14:pctHeight>0</wp14:pctHeight>
            </wp14:sizeRelV>
          </wp:anchor>
        </w:drawing>
      </w:r>
      <w:r>
        <w:rPr>
          <w:b/>
          <w:noProof/>
          <w:color w:val="FF0000"/>
          <w:sz w:val="24"/>
          <w:szCs w:val="24"/>
          <w:lang w:val="en-SG" w:eastAsia="en-SG"/>
        </w:rPr>
        <w:drawing>
          <wp:anchor distT="0" distB="0" distL="114300" distR="114300" simplePos="0" relativeHeight="251680768" behindDoc="0" locked="0" layoutInCell="1" allowOverlap="1" wp14:anchorId="18B1D1EE" wp14:editId="78CF610A">
            <wp:simplePos x="0" y="0"/>
            <wp:positionH relativeFrom="column">
              <wp:posOffset>-342900</wp:posOffset>
            </wp:positionH>
            <wp:positionV relativeFrom="paragraph">
              <wp:posOffset>0</wp:posOffset>
            </wp:positionV>
            <wp:extent cx="6915150" cy="22656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_event_datadic.JPG"/>
                    <pic:cNvPicPr/>
                  </pic:nvPicPr>
                  <pic:blipFill>
                    <a:blip r:embed="rId28">
                      <a:extLst>
                        <a:ext uri="{28A0092B-C50C-407E-A947-70E740481C1C}">
                          <a14:useLocalDpi xmlns:a14="http://schemas.microsoft.com/office/drawing/2010/main" val="0"/>
                        </a:ext>
                      </a:extLst>
                    </a:blip>
                    <a:stretch>
                      <a:fillRect/>
                    </a:stretch>
                  </pic:blipFill>
                  <pic:spPr>
                    <a:xfrm>
                      <a:off x="0" y="0"/>
                      <a:ext cx="6915150" cy="2265680"/>
                    </a:xfrm>
                    <a:prstGeom prst="rect">
                      <a:avLst/>
                    </a:prstGeom>
                  </pic:spPr>
                </pic:pic>
              </a:graphicData>
            </a:graphic>
            <wp14:sizeRelH relativeFrom="margin">
              <wp14:pctWidth>0</wp14:pctWidth>
            </wp14:sizeRelH>
            <wp14:sizeRelV relativeFrom="margin">
              <wp14:pctHeight>0</wp14:pctHeight>
            </wp14:sizeRelV>
          </wp:anchor>
        </w:drawing>
      </w: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832E4E" w:rsidRPr="00AC6467" w:rsidRDefault="00832E4E" w:rsidP="00832E4E">
      <w:pPr>
        <w:pStyle w:val="ListParagraph"/>
        <w:spacing w:line="276" w:lineRule="auto"/>
        <w:rPr>
          <w:b/>
          <w:color w:val="FF0000"/>
          <w:sz w:val="24"/>
          <w:szCs w:val="24"/>
        </w:rPr>
      </w:pPr>
    </w:p>
    <w:p w:rsidR="006F4718" w:rsidRPr="006F4718" w:rsidRDefault="006F4718" w:rsidP="006F4718">
      <w:pPr>
        <w:spacing w:line="276" w:lineRule="auto"/>
        <w:rPr>
          <w:ins w:id="3" w:author="mine" w:date="2015-03-08T16:31:00Z"/>
          <w:b/>
          <w:sz w:val="24"/>
          <w:szCs w:val="24"/>
        </w:rPr>
      </w:pPr>
    </w:p>
    <w:p w:rsidR="002C4047" w:rsidRDefault="002C4047" w:rsidP="0084459C">
      <w:pPr>
        <w:pStyle w:val="ListParagraph"/>
        <w:numPr>
          <w:ilvl w:val="0"/>
          <w:numId w:val="1"/>
        </w:numPr>
        <w:spacing w:line="276" w:lineRule="auto"/>
        <w:rPr>
          <w:b/>
          <w:color w:val="FF0000"/>
          <w:sz w:val="24"/>
        </w:rPr>
      </w:pPr>
      <w:r w:rsidRPr="006417AE">
        <w:rPr>
          <w:b/>
          <w:color w:val="FF0000"/>
          <w:sz w:val="24"/>
        </w:rPr>
        <w:lastRenderedPageBreak/>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SG" w:eastAsia="en-SG"/>
        </w:rPr>
        <w:drawing>
          <wp:anchor distT="0" distB="0" distL="114300" distR="114300" simplePos="0" relativeHeight="251679744" behindDoc="0" locked="0" layoutInCell="1" allowOverlap="1" wp14:anchorId="731783CA" wp14:editId="6827C894">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lastRenderedPageBreak/>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84459C">
      <w:pPr>
        <w:pStyle w:val="ListParagraph"/>
        <w:numPr>
          <w:ilvl w:val="0"/>
          <w:numId w:val="19"/>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Default="00F8451D" w:rsidP="0084459C">
      <w:pPr>
        <w:pStyle w:val="ListParagraph"/>
        <w:numPr>
          <w:ilvl w:val="0"/>
          <w:numId w:val="19"/>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lastRenderedPageBreak/>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 xml:space="preserve">Features To Be Tested / </w:t>
      </w:r>
      <w:r w:rsidRPr="006417AE">
        <w:rPr>
          <w:b/>
          <w:sz w:val="24"/>
        </w:rPr>
        <w:t>Features Not To Be Tested</w:t>
      </w:r>
    </w:p>
    <w:p w:rsidR="00A2154E" w:rsidRPr="00642790" w:rsidRDefault="00A2154E" w:rsidP="00A2154E">
      <w:pPr>
        <w:spacing w:line="276" w:lineRule="auto"/>
        <w:rPr>
          <w:b/>
          <w:sz w:val="24"/>
          <w:szCs w:val="24"/>
        </w:rPr>
      </w:pPr>
    </w:p>
    <w:p w:rsidR="00A2154E" w:rsidRPr="00642790" w:rsidRDefault="00604E48" w:rsidP="00A2154E">
      <w:pPr>
        <w:spacing w:line="276" w:lineRule="auto"/>
        <w:rPr>
          <w:sz w:val="24"/>
          <w:szCs w:val="24"/>
        </w:rPr>
      </w:pPr>
      <w:r>
        <w:rPr>
          <w:sz w:val="24"/>
          <w:szCs w:val="24"/>
        </w:rPr>
        <w:t>The features not to be tested are to be duly evaluated in line with the present prototype during dynamic testing. Therefore, th</w:t>
      </w:r>
      <w:r w:rsidRPr="00642790">
        <w:rPr>
          <w:sz w:val="24"/>
          <w:szCs w:val="24"/>
        </w:rPr>
        <w:t>e following features of the system must be</w:t>
      </w:r>
      <w:r>
        <w:rPr>
          <w:sz w:val="24"/>
          <w:szCs w:val="24"/>
        </w:rPr>
        <w:t xml:space="preserve"> </w:t>
      </w:r>
      <w:proofErr w:type="spellStart"/>
      <w:r>
        <w:rPr>
          <w:i/>
          <w:sz w:val="24"/>
          <w:szCs w:val="24"/>
        </w:rPr>
        <w:t>initally</w:t>
      </w:r>
      <w:proofErr w:type="spellEnd"/>
      <w:r w:rsidRPr="00642790">
        <w:rPr>
          <w:sz w:val="24"/>
          <w:szCs w:val="24"/>
        </w:rPr>
        <w:t xml:space="preserve"> tested and duly </w:t>
      </w:r>
      <w:r w:rsidR="00A017A5" w:rsidRPr="00642790">
        <w:rPr>
          <w:sz w:val="24"/>
          <w:szCs w:val="24"/>
        </w:rPr>
        <w:t>assessed</w:t>
      </w:r>
      <w:r w:rsidR="00A2154E" w:rsidRPr="00642790">
        <w:rPr>
          <w:sz w:val="24"/>
          <w:szCs w:val="24"/>
        </w:rPr>
        <w:t>:</w:t>
      </w:r>
    </w:p>
    <w:p w:rsidR="00A2154E" w:rsidRPr="00642790" w:rsidRDefault="00A2154E" w:rsidP="00A2154E">
      <w:pPr>
        <w:spacing w:line="276" w:lineRule="auto"/>
        <w:rPr>
          <w:sz w:val="24"/>
          <w:szCs w:val="24"/>
        </w:rPr>
      </w:pPr>
    </w:p>
    <w:p w:rsidR="00A2154E" w:rsidRDefault="00A2154E" w:rsidP="0084459C">
      <w:pPr>
        <w:numPr>
          <w:ilvl w:val="1"/>
          <w:numId w:val="20"/>
        </w:numPr>
        <w:spacing w:line="276" w:lineRule="auto"/>
        <w:contextualSpacing/>
        <w:rPr>
          <w:b/>
          <w:sz w:val="24"/>
          <w:szCs w:val="24"/>
        </w:rPr>
      </w:pPr>
      <w:r w:rsidRPr="00642790">
        <w:rPr>
          <w:b/>
          <w:sz w:val="24"/>
          <w:szCs w:val="24"/>
        </w:rPr>
        <w:t>Security of User Registration and Login</w:t>
      </w:r>
      <w:r w:rsidR="00556F01">
        <w:rPr>
          <w:b/>
          <w:sz w:val="24"/>
          <w:szCs w:val="24"/>
        </w:rPr>
        <w:t xml:space="preserve"> (Registration and Login)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Access</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Registration</w:t>
      </w:r>
    </w:p>
    <w:p w:rsidR="00167C06" w:rsidRPr="00167C06" w:rsidRDefault="00167C06" w:rsidP="0084459C">
      <w:pPr>
        <w:numPr>
          <w:ilvl w:val="2"/>
          <w:numId w:val="20"/>
        </w:numPr>
        <w:spacing w:line="276" w:lineRule="auto"/>
        <w:contextualSpacing/>
        <w:rPr>
          <w:sz w:val="24"/>
          <w:szCs w:val="24"/>
        </w:rPr>
      </w:pPr>
      <w:r w:rsidRPr="00167C06">
        <w:rPr>
          <w:sz w:val="24"/>
          <w:szCs w:val="24"/>
        </w:rPr>
        <w:t>User Site Login</w:t>
      </w:r>
    </w:p>
    <w:p w:rsidR="00A2154E" w:rsidRDefault="00A2154E" w:rsidP="0084459C">
      <w:pPr>
        <w:numPr>
          <w:ilvl w:val="1"/>
          <w:numId w:val="20"/>
        </w:numPr>
        <w:spacing w:line="276" w:lineRule="auto"/>
        <w:contextualSpacing/>
        <w:rPr>
          <w:b/>
          <w:sz w:val="24"/>
          <w:szCs w:val="24"/>
        </w:rPr>
      </w:pPr>
      <w:r w:rsidRPr="00642790">
        <w:rPr>
          <w:b/>
          <w:sz w:val="24"/>
          <w:szCs w:val="24"/>
        </w:rPr>
        <w:t>Correctness and legitimacy of event display</w:t>
      </w:r>
      <w:r w:rsidR="00556F01">
        <w:rPr>
          <w:b/>
          <w:sz w:val="24"/>
          <w:szCs w:val="24"/>
        </w:rPr>
        <w:t xml:space="preserve"> (Calendar view)</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Inspection</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Refresh</w:t>
      </w:r>
    </w:p>
    <w:p w:rsidR="00167C06" w:rsidRPr="00167C06" w:rsidRDefault="00167C06" w:rsidP="0084459C">
      <w:pPr>
        <w:numPr>
          <w:ilvl w:val="2"/>
          <w:numId w:val="20"/>
        </w:numPr>
        <w:spacing w:line="276" w:lineRule="auto"/>
        <w:contextualSpacing/>
        <w:rPr>
          <w:sz w:val="24"/>
          <w:szCs w:val="24"/>
        </w:rPr>
      </w:pPr>
      <w:r w:rsidRPr="00167C06">
        <w:rPr>
          <w:sz w:val="24"/>
          <w:szCs w:val="24"/>
        </w:rPr>
        <w:t>Calendar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t>Completeness of events being displayed</w:t>
      </w:r>
      <w:r w:rsidR="00556F01">
        <w:rPr>
          <w:b/>
          <w:sz w:val="24"/>
          <w:szCs w:val="24"/>
        </w:rPr>
        <w:t xml:space="preserve"> (Reading view)</w:t>
      </w:r>
    </w:p>
    <w:p w:rsidR="00FC078C" w:rsidRPr="00167C06" w:rsidRDefault="00FC078C" w:rsidP="0084459C">
      <w:pPr>
        <w:numPr>
          <w:ilvl w:val="2"/>
          <w:numId w:val="20"/>
        </w:numPr>
        <w:spacing w:line="276" w:lineRule="auto"/>
        <w:contextualSpacing/>
        <w:rPr>
          <w:sz w:val="24"/>
          <w:szCs w:val="24"/>
        </w:rPr>
      </w:pPr>
      <w:r>
        <w:rPr>
          <w:sz w:val="24"/>
          <w:szCs w:val="24"/>
        </w:rPr>
        <w:t>Event</w:t>
      </w:r>
      <w:r w:rsidR="00CD070C">
        <w:rPr>
          <w:sz w:val="24"/>
          <w:szCs w:val="24"/>
        </w:rPr>
        <w:t>s</w:t>
      </w:r>
      <w:r>
        <w:rPr>
          <w:sz w:val="24"/>
          <w:szCs w:val="24"/>
        </w:rPr>
        <w:t xml:space="preserve"> </w:t>
      </w:r>
      <w:r w:rsidRPr="00167C06">
        <w:rPr>
          <w:sz w:val="24"/>
          <w:szCs w:val="24"/>
        </w:rPr>
        <w:t>Display</w:t>
      </w:r>
    </w:p>
    <w:p w:rsidR="00FC078C" w:rsidRPr="00167C06" w:rsidRDefault="00FC078C" w:rsidP="0084459C">
      <w:pPr>
        <w:numPr>
          <w:ilvl w:val="2"/>
          <w:numId w:val="20"/>
        </w:numPr>
        <w:spacing w:line="276" w:lineRule="auto"/>
        <w:contextualSpacing/>
        <w:rPr>
          <w:sz w:val="24"/>
          <w:szCs w:val="24"/>
        </w:rPr>
      </w:pPr>
      <w:r>
        <w:rPr>
          <w:sz w:val="24"/>
          <w:szCs w:val="24"/>
        </w:rPr>
        <w:t>Calendar and Event</w:t>
      </w:r>
      <w:r w:rsidR="00CD070C">
        <w:rPr>
          <w:sz w:val="24"/>
          <w:szCs w:val="24"/>
        </w:rPr>
        <w:t>s</w:t>
      </w:r>
      <w:r w:rsidRPr="00167C06">
        <w:rPr>
          <w:sz w:val="24"/>
          <w:szCs w:val="24"/>
        </w:rPr>
        <w:t xml:space="preserve"> Display Inspection</w:t>
      </w:r>
    </w:p>
    <w:p w:rsidR="00FC078C" w:rsidRPr="00167C06" w:rsidRDefault="00FC078C" w:rsidP="0084459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3674D" w:rsidRPr="00FC078C" w:rsidRDefault="00FC078C" w:rsidP="0084459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A2154E" w:rsidRDefault="00A2154E" w:rsidP="0084459C">
      <w:pPr>
        <w:numPr>
          <w:ilvl w:val="1"/>
          <w:numId w:val="20"/>
        </w:numPr>
        <w:spacing w:line="276" w:lineRule="auto"/>
        <w:contextualSpacing/>
        <w:rPr>
          <w:b/>
          <w:sz w:val="24"/>
          <w:szCs w:val="24"/>
        </w:rPr>
      </w:pPr>
      <w:r w:rsidRPr="00642790">
        <w:rPr>
          <w:b/>
          <w:sz w:val="24"/>
          <w:szCs w:val="24"/>
        </w:rPr>
        <w:lastRenderedPageBreak/>
        <w:t>Readability of calendar events</w:t>
      </w:r>
      <w:r w:rsidR="00556F01">
        <w:rPr>
          <w:b/>
          <w:sz w:val="24"/>
          <w:szCs w:val="24"/>
        </w:rPr>
        <w:t xml:space="preserve"> (Event view)</w:t>
      </w:r>
    </w:p>
    <w:p w:rsidR="0003674D" w:rsidRPr="00A037DB" w:rsidRDefault="00A037DB" w:rsidP="0084459C">
      <w:pPr>
        <w:numPr>
          <w:ilvl w:val="2"/>
          <w:numId w:val="20"/>
        </w:numPr>
        <w:spacing w:line="276" w:lineRule="auto"/>
        <w:contextualSpacing/>
        <w:rPr>
          <w:sz w:val="24"/>
          <w:szCs w:val="24"/>
        </w:rPr>
      </w:pPr>
      <w:r w:rsidRPr="00A037DB">
        <w:rPr>
          <w:sz w:val="24"/>
          <w:szCs w:val="24"/>
        </w:rPr>
        <w:t>Calendar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Display</w:t>
      </w:r>
    </w:p>
    <w:p w:rsidR="00A037DB" w:rsidRPr="00A037DB" w:rsidRDefault="00A037DB" w:rsidP="0084459C">
      <w:pPr>
        <w:numPr>
          <w:ilvl w:val="2"/>
          <w:numId w:val="20"/>
        </w:numPr>
        <w:spacing w:line="276" w:lineRule="auto"/>
        <w:contextualSpacing/>
        <w:rPr>
          <w:sz w:val="24"/>
          <w:szCs w:val="24"/>
        </w:rPr>
      </w:pPr>
      <w:r w:rsidRPr="00A037DB">
        <w:rPr>
          <w:sz w:val="24"/>
          <w:szCs w:val="24"/>
        </w:rPr>
        <w:t>Event Readability</w:t>
      </w:r>
    </w:p>
    <w:p w:rsidR="00A2154E" w:rsidRDefault="00A2154E" w:rsidP="0084459C">
      <w:pPr>
        <w:numPr>
          <w:ilvl w:val="1"/>
          <w:numId w:val="20"/>
        </w:numPr>
        <w:spacing w:line="276" w:lineRule="auto"/>
        <w:contextualSpacing/>
        <w:rPr>
          <w:b/>
          <w:sz w:val="24"/>
          <w:szCs w:val="24"/>
        </w:rPr>
      </w:pPr>
      <w:r w:rsidRPr="00642790">
        <w:rPr>
          <w:b/>
          <w:sz w:val="24"/>
          <w:szCs w:val="24"/>
        </w:rPr>
        <w:t>Usability of calendar links</w:t>
      </w:r>
      <w:r w:rsidR="00556F01">
        <w:rPr>
          <w:b/>
          <w:sz w:val="24"/>
          <w:szCs w:val="24"/>
        </w:rPr>
        <w:t xml:space="preserve"> (Link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Link Display</w:t>
      </w:r>
    </w:p>
    <w:p w:rsidR="0003674D" w:rsidRPr="00A037DB" w:rsidRDefault="0003674D" w:rsidP="0084459C">
      <w:pPr>
        <w:numPr>
          <w:ilvl w:val="2"/>
          <w:numId w:val="20"/>
        </w:numPr>
        <w:spacing w:line="276" w:lineRule="auto"/>
        <w:contextualSpacing/>
        <w:rPr>
          <w:sz w:val="24"/>
          <w:szCs w:val="24"/>
        </w:rPr>
      </w:pPr>
      <w:r w:rsidRPr="00A037DB">
        <w:rPr>
          <w:sz w:val="24"/>
          <w:szCs w:val="24"/>
        </w:rPr>
        <w:t>Link Redirection</w:t>
      </w:r>
    </w:p>
    <w:p w:rsidR="0003674D" w:rsidRPr="00A037DB" w:rsidRDefault="0003674D" w:rsidP="0084459C">
      <w:pPr>
        <w:numPr>
          <w:ilvl w:val="2"/>
          <w:numId w:val="20"/>
        </w:numPr>
        <w:spacing w:line="276" w:lineRule="auto"/>
        <w:contextualSpacing/>
        <w:rPr>
          <w:sz w:val="24"/>
          <w:szCs w:val="24"/>
        </w:rPr>
      </w:pPr>
      <w:r w:rsidRPr="00A037DB">
        <w:rPr>
          <w:sz w:val="24"/>
          <w:szCs w:val="24"/>
        </w:rPr>
        <w:t>Verification of Link Display and Redirection Item</w:t>
      </w:r>
    </w:p>
    <w:p w:rsidR="00A2154E" w:rsidRDefault="00A2154E" w:rsidP="0084459C">
      <w:pPr>
        <w:numPr>
          <w:ilvl w:val="1"/>
          <w:numId w:val="20"/>
        </w:numPr>
        <w:spacing w:line="276" w:lineRule="auto"/>
        <w:contextualSpacing/>
        <w:rPr>
          <w:b/>
          <w:sz w:val="24"/>
          <w:szCs w:val="24"/>
        </w:rPr>
      </w:pPr>
      <w:r w:rsidRPr="00642790">
        <w:rPr>
          <w:b/>
          <w:sz w:val="24"/>
          <w:szCs w:val="24"/>
        </w:rPr>
        <w:t xml:space="preserve">Dynamism </w:t>
      </w:r>
      <w:r w:rsidR="00556F01">
        <w:rPr>
          <w:b/>
          <w:sz w:val="24"/>
          <w:szCs w:val="24"/>
        </w:rPr>
        <w:t xml:space="preserve">of Administrator </w:t>
      </w:r>
      <w:r w:rsidR="003E067E">
        <w:rPr>
          <w:b/>
          <w:sz w:val="24"/>
          <w:szCs w:val="24"/>
        </w:rPr>
        <w:t xml:space="preserve">and User </w:t>
      </w:r>
      <w:r w:rsidR="00556F01">
        <w:rPr>
          <w:b/>
          <w:sz w:val="24"/>
          <w:szCs w:val="24"/>
        </w:rPr>
        <w:t>Privileges (</w:t>
      </w:r>
      <w:r w:rsidRPr="00642790">
        <w:rPr>
          <w:b/>
          <w:sz w:val="24"/>
          <w:szCs w:val="24"/>
        </w:rPr>
        <w:t>CRUD</w:t>
      </w:r>
      <w:r w:rsidR="00556F01">
        <w:rPr>
          <w:b/>
          <w:sz w:val="24"/>
          <w:szCs w:val="24"/>
        </w:rPr>
        <w:t>)</w:t>
      </w:r>
    </w:p>
    <w:p w:rsidR="00167C06"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167C06" w:rsidRPr="00460E0A">
        <w:rPr>
          <w:sz w:val="24"/>
          <w:szCs w:val="24"/>
        </w:rPr>
        <w:t>Administrator F</w:t>
      </w:r>
      <w:r w:rsidRPr="00460E0A">
        <w:rPr>
          <w:sz w:val="24"/>
          <w:szCs w:val="24"/>
        </w:rPr>
        <w:t>eature</w:t>
      </w:r>
      <w:r w:rsidR="00167C06" w:rsidRPr="00460E0A">
        <w:rPr>
          <w:sz w:val="24"/>
          <w:szCs w:val="24"/>
        </w:rPr>
        <w:t>s</w:t>
      </w:r>
    </w:p>
    <w:p w:rsidR="0000222D" w:rsidRPr="00460E0A" w:rsidRDefault="00140F1A" w:rsidP="0084459C">
      <w:pPr>
        <w:numPr>
          <w:ilvl w:val="2"/>
          <w:numId w:val="20"/>
        </w:numPr>
        <w:spacing w:line="276" w:lineRule="auto"/>
        <w:contextualSpacing/>
        <w:rPr>
          <w:sz w:val="24"/>
          <w:szCs w:val="24"/>
        </w:rPr>
      </w:pPr>
      <w:r w:rsidRPr="00460E0A">
        <w:rPr>
          <w:sz w:val="24"/>
          <w:szCs w:val="24"/>
        </w:rPr>
        <w:t xml:space="preserve">Available </w:t>
      </w:r>
      <w:r w:rsidR="0000222D" w:rsidRPr="00460E0A">
        <w:rPr>
          <w:sz w:val="24"/>
          <w:szCs w:val="24"/>
        </w:rPr>
        <w:t>User F</w:t>
      </w:r>
      <w:r w:rsidRPr="00460E0A">
        <w:rPr>
          <w:sz w:val="24"/>
          <w:szCs w:val="24"/>
        </w:rPr>
        <w:t>eature</w:t>
      </w:r>
      <w:r w:rsidR="0000222D" w:rsidRPr="00460E0A">
        <w:rPr>
          <w:sz w:val="24"/>
          <w:szCs w:val="24"/>
        </w:rPr>
        <w:t>s</w:t>
      </w:r>
    </w:p>
    <w:p w:rsidR="00167C06" w:rsidRPr="00460E0A" w:rsidRDefault="00167C06" w:rsidP="0084459C">
      <w:pPr>
        <w:numPr>
          <w:ilvl w:val="2"/>
          <w:numId w:val="20"/>
        </w:numPr>
        <w:spacing w:line="276" w:lineRule="auto"/>
        <w:contextualSpacing/>
        <w:rPr>
          <w:sz w:val="24"/>
          <w:szCs w:val="24"/>
        </w:rPr>
      </w:pPr>
      <w:r w:rsidRPr="00460E0A">
        <w:rPr>
          <w:sz w:val="24"/>
          <w:szCs w:val="24"/>
        </w:rPr>
        <w:t>Create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Read</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Update</w:t>
      </w:r>
      <w:r w:rsidR="00C12B35" w:rsidRPr="00460E0A">
        <w:rPr>
          <w:sz w:val="24"/>
          <w:szCs w:val="24"/>
        </w:rPr>
        <w:t xml:space="preserve"> Items</w:t>
      </w:r>
    </w:p>
    <w:p w:rsidR="00167C06" w:rsidRPr="00460E0A" w:rsidRDefault="00167C06" w:rsidP="0084459C">
      <w:pPr>
        <w:numPr>
          <w:ilvl w:val="2"/>
          <w:numId w:val="20"/>
        </w:numPr>
        <w:spacing w:line="276" w:lineRule="auto"/>
        <w:contextualSpacing/>
        <w:rPr>
          <w:sz w:val="24"/>
          <w:szCs w:val="24"/>
        </w:rPr>
      </w:pPr>
      <w:r w:rsidRPr="00460E0A">
        <w:rPr>
          <w:sz w:val="24"/>
          <w:szCs w:val="24"/>
        </w:rPr>
        <w:t>Delete</w:t>
      </w:r>
      <w:r w:rsidR="00C12B35" w:rsidRPr="00460E0A">
        <w:rPr>
          <w:sz w:val="24"/>
          <w:szCs w:val="24"/>
        </w:rPr>
        <w:t xml:space="preserve"> Items</w:t>
      </w: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The mentioned features 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lastRenderedPageBreak/>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642790" w:rsidRDefault="00A2154E" w:rsidP="00A2154E">
      <w:pPr>
        <w:spacing w:line="276" w:lineRule="auto"/>
        <w:jc w:val="center"/>
        <w:rPr>
          <w:sz w:val="24"/>
          <w:szCs w:val="24"/>
        </w:rPr>
      </w:pPr>
      <w:r w:rsidRPr="00642790">
        <w:rPr>
          <w:sz w:val="24"/>
          <w:szCs w:val="24"/>
        </w:rPr>
        <w:lastRenderedPageBreak/>
        <w:t xml:space="preserve">Table X.X </w:t>
      </w:r>
      <w:r w:rsidRPr="00642790">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lastRenderedPageBreak/>
              <w:t>Usability of calendar links</w:t>
            </w:r>
          </w:p>
        </w:tc>
        <w:tc>
          <w:tcPr>
            <w:tcW w:w="3150" w:type="dxa"/>
          </w:tcPr>
          <w:p w:rsidR="00A2154E" w:rsidRPr="00642790" w:rsidRDefault="00A2154E"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w:t>
            </w:r>
            <w:r w:rsidRPr="00642790">
              <w:rPr>
                <w:b/>
                <w:sz w:val="24"/>
                <w:szCs w:val="24"/>
              </w:rPr>
              <w:t xml:space="preserve">properly redirect </w:t>
            </w:r>
            <w:r w:rsidRPr="00642790">
              <w:rPr>
                <w:sz w:val="24"/>
                <w:szCs w:val="24"/>
              </w:rPr>
              <w:t>the user to the necessary audio files / text files / websites</w:t>
            </w:r>
          </w:p>
        </w:tc>
        <w:tc>
          <w:tcPr>
            <w:tcW w:w="3330" w:type="dxa"/>
          </w:tcPr>
          <w:p w:rsidR="00A2154E" w:rsidRPr="00642790" w:rsidRDefault="00A2154E"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links are </w:t>
            </w:r>
            <w:r w:rsidRPr="00642790">
              <w:rPr>
                <w:b/>
                <w:sz w:val="24"/>
                <w:szCs w:val="24"/>
              </w:rPr>
              <w:t>intertwined</w:t>
            </w:r>
            <w:r w:rsidRPr="00642790">
              <w:rPr>
                <w:sz w:val="24"/>
                <w:szCs w:val="24"/>
              </w:rPr>
              <w:t xml:space="preserve"> and </w:t>
            </w:r>
            <w:r w:rsidRPr="00642790">
              <w:rPr>
                <w:b/>
                <w:sz w:val="24"/>
                <w:szCs w:val="24"/>
              </w:rPr>
              <w:t>does not follow</w:t>
            </w:r>
            <w:r w:rsidRPr="00642790">
              <w:rPr>
                <w:sz w:val="24"/>
                <w:szCs w:val="24"/>
              </w:rPr>
              <w:t xml:space="preserve"> the intended file/page to be redirected to.</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642790" w:rsidRDefault="00A2154E" w:rsidP="00A2154E">
      <w:pPr>
        <w:spacing w:line="276" w:lineRule="auto"/>
        <w:jc w:val="center"/>
        <w:rPr>
          <w:sz w:val="24"/>
          <w:szCs w:val="24"/>
        </w:rPr>
      </w:pPr>
      <w:r w:rsidRPr="00642790">
        <w:rPr>
          <w:sz w:val="24"/>
          <w:szCs w:val="24"/>
        </w:rPr>
        <w:t xml:space="preserve">Table X.X </w:t>
      </w:r>
      <w:r w:rsidRPr="00642790">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lastRenderedPageBreak/>
              <w:t>Link Redirection</w:t>
            </w:r>
          </w:p>
        </w:tc>
        <w:tc>
          <w:tcPr>
            <w:tcW w:w="2340" w:type="dxa"/>
          </w:tcPr>
          <w:p w:rsidR="00722916" w:rsidRPr="00642790" w:rsidRDefault="00D730BA"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Links will be assigned for events that have audio / text files for them</w:t>
            </w:r>
          </w:p>
        </w:tc>
        <w:tc>
          <w:tcPr>
            <w:tcW w:w="2167"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Audio files and text files may vary</w:t>
            </w:r>
          </w:p>
        </w:tc>
        <w:tc>
          <w:tcPr>
            <w:tcW w:w="3265" w:type="dxa"/>
          </w:tcPr>
          <w:p w:rsidR="00722916" w:rsidRPr="00642790" w:rsidRDefault="00D730BA"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This depends on the physical attributes and specifications of the tester’s devices, which may vary</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exercise similarities with app</w:t>
            </w:r>
          </w:p>
        </w:tc>
        <w:tc>
          <w:tcPr>
            <w:tcW w:w="3265" w:type="dxa"/>
          </w:tcPr>
          <w:p w:rsidR="00722916" w:rsidRPr="00642790" w:rsidRDefault="00722916"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395025" w:rsidRPr="00642790" w:rsidRDefault="00395025" w:rsidP="00395025">
      <w:pPr>
        <w:spacing w:line="276" w:lineRule="auto"/>
        <w:jc w:val="center"/>
        <w:rPr>
          <w:sz w:val="24"/>
          <w:szCs w:val="24"/>
        </w:rPr>
      </w:pPr>
      <w:r w:rsidRPr="00642790">
        <w:rPr>
          <w:sz w:val="24"/>
          <w:szCs w:val="24"/>
        </w:rPr>
        <w:t xml:space="preserve">Table X.X </w:t>
      </w:r>
      <w:r w:rsidR="0036597A" w:rsidRPr="000A6E18">
        <w:rPr>
          <w:b/>
          <w:color w:val="FF0000"/>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BA7CAE" w:rsidRDefault="00BA7CAE" w:rsidP="00BA7CAE">
      <w:pPr>
        <w:jc w:val="center"/>
        <w:rPr>
          <w:b/>
          <w:sz w:val="24"/>
          <w:szCs w:val="24"/>
        </w:rPr>
      </w:pPr>
      <w:r>
        <w:rPr>
          <w:sz w:val="24"/>
          <w:szCs w:val="24"/>
        </w:rPr>
        <w:t xml:space="preserve">Table X.X </w:t>
      </w:r>
      <w:r>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t xml:space="preserve">This document describes the overall test approach to be taken in the testing phase of the project. When this document is completed, the Test Lead will distribute it to the </w:t>
      </w:r>
      <w:r w:rsidRPr="00BA7CAE">
        <w:rPr>
          <w:sz w:val="24"/>
          <w:szCs w:val="24"/>
        </w:rPr>
        <w:lastRenderedPageBreak/>
        <w:t>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BA7CAE" w:rsidRPr="00BA7CAE" w:rsidRDefault="00BA7CAE" w:rsidP="00BA7CAE">
      <w:pPr>
        <w:jc w:val="both"/>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2F415F" w:rsidP="002F415F">
      <w:pPr>
        <w:spacing w:line="276" w:lineRule="auto"/>
        <w:rPr>
          <w:b/>
          <w:sz w:val="24"/>
          <w:szCs w:val="24"/>
        </w:rPr>
      </w:pPr>
    </w:p>
    <w:p w:rsidR="002F415F" w:rsidRPr="002F415F" w:rsidRDefault="002F415F" w:rsidP="002F415F">
      <w:pPr>
        <w:spacing w:line="276" w:lineRule="auto"/>
        <w:rPr>
          <w:b/>
          <w:sz w:val="24"/>
          <w:szCs w:val="24"/>
        </w:rPr>
      </w:pPr>
      <w:r>
        <w:rPr>
          <w:b/>
          <w:noProof/>
          <w:sz w:val="24"/>
          <w:szCs w:val="24"/>
          <w:lang w:val="en-SG" w:eastAsia="en-SG"/>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22066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14:sizeRelH relativeFrom="page">
              <wp14:pctWidth>0</wp14:pctWidth>
            </wp14:sizeRelH>
            <wp14:sizeRelV relativeFrom="page">
              <wp14:pctHeight>0</wp14:pctHeight>
            </wp14:sizeRelV>
          </wp:anchor>
        </w:drawing>
      </w:r>
    </w:p>
    <w:p w:rsidR="00B92CCE" w:rsidRDefault="002F415F" w:rsidP="002F415F">
      <w:pPr>
        <w:spacing w:line="276" w:lineRule="auto"/>
        <w:jc w:val="center"/>
        <w:rPr>
          <w:b/>
          <w:sz w:val="24"/>
          <w:szCs w:val="24"/>
        </w:rPr>
      </w:pPr>
      <w:r>
        <w:rPr>
          <w:sz w:val="24"/>
          <w:szCs w:val="24"/>
        </w:rPr>
        <w:t xml:space="preserve">Image X.X </w:t>
      </w:r>
      <w:r w:rsidRPr="002F415F">
        <w:rPr>
          <w:b/>
          <w:sz w:val="24"/>
          <w:szCs w:val="24"/>
        </w:rPr>
        <w:t>Requirements Traceability Matrix Part 1</w:t>
      </w:r>
      <w:r>
        <w:rPr>
          <w:b/>
          <w:sz w:val="24"/>
          <w:szCs w:val="24"/>
        </w:rPr>
        <w:t xml:space="preserve"> </w:t>
      </w:r>
    </w:p>
    <w:p w:rsidR="002F415F" w:rsidRDefault="002F415F" w:rsidP="002F415F">
      <w:pPr>
        <w:spacing w:line="276" w:lineRule="auto"/>
        <w:jc w:val="center"/>
        <w:rPr>
          <w:b/>
          <w:sz w:val="24"/>
          <w:szCs w:val="24"/>
        </w:rPr>
      </w:pPr>
    </w:p>
    <w:p w:rsidR="002F415F" w:rsidRPr="002F415F" w:rsidRDefault="002F415F" w:rsidP="002F415F">
      <w:pPr>
        <w:spacing w:line="276" w:lineRule="auto"/>
        <w:jc w:val="center"/>
        <w:rPr>
          <w:sz w:val="24"/>
          <w:szCs w:val="24"/>
        </w:rPr>
      </w:pPr>
      <w:r>
        <w:rPr>
          <w:noProof/>
          <w:sz w:val="24"/>
          <w:szCs w:val="24"/>
          <w:lang w:val="en-SG" w:eastAsia="en-SG"/>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5943600" cy="23215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14:sizeRelH relativeFrom="page">
              <wp14:pctWidth>0</wp14:pctWidth>
            </wp14:sizeRelH>
            <wp14:sizeRelV relativeFrom="page">
              <wp14:pctHeight>0</wp14:pctHeight>
            </wp14:sizeRelV>
          </wp:anchor>
        </w:drawing>
      </w:r>
    </w:p>
    <w:p w:rsidR="00B92CCE" w:rsidRDefault="002F415F" w:rsidP="002F415F">
      <w:pPr>
        <w:spacing w:line="276" w:lineRule="auto"/>
        <w:jc w:val="center"/>
        <w:rPr>
          <w:b/>
          <w:sz w:val="24"/>
          <w:szCs w:val="24"/>
        </w:rPr>
      </w:pPr>
      <w:r>
        <w:rPr>
          <w:sz w:val="24"/>
          <w:szCs w:val="24"/>
        </w:rPr>
        <w:t xml:space="preserve">Image X.X </w:t>
      </w:r>
      <w:r>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SG" w:eastAsia="en-SG"/>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Default="00B92CCE" w:rsidP="00B92CCE">
      <w:pPr>
        <w:spacing w:line="276" w:lineRule="auto"/>
        <w:jc w:val="center"/>
        <w:rPr>
          <w:b/>
          <w:sz w:val="24"/>
          <w:szCs w:val="24"/>
        </w:rPr>
      </w:pPr>
      <w:r>
        <w:rPr>
          <w:sz w:val="24"/>
          <w:szCs w:val="24"/>
        </w:rPr>
        <w:t xml:space="preserve">Image X.X </w:t>
      </w:r>
      <w:r>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5258EA" w:rsidRDefault="00B92CCE" w:rsidP="00B92CC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Default="00B92CCE" w:rsidP="00B92CCE">
      <w:pPr>
        <w:spacing w:line="276" w:lineRule="auto"/>
        <w:rPr>
          <w:b/>
          <w:sz w:val="24"/>
          <w:szCs w:val="24"/>
        </w:rPr>
      </w:pP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B92CCE" w:rsidRPr="00E83852" w:rsidRDefault="00B92CCE" w:rsidP="00B92CCE">
      <w:pPr>
        <w:jc w:val="both"/>
        <w:rPr>
          <w:sz w:val="24"/>
          <w:szCs w:val="24"/>
        </w:rPr>
      </w:pPr>
      <w:r>
        <w:rPr>
          <w:noProof/>
          <w:sz w:val="24"/>
          <w:szCs w:val="24"/>
          <w:lang w:val="en-SG" w:eastAsia="en-SG"/>
        </w:rPr>
        <w:lastRenderedPageBreak/>
        <w:drawing>
          <wp:anchor distT="0" distB="0" distL="114300" distR="114300" simplePos="0" relativeHeight="251674624" behindDoc="0" locked="0" layoutInCell="1" allowOverlap="1" wp14:anchorId="5A69B7BF" wp14:editId="24BAF401">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Default="00B92CCE" w:rsidP="00B92CCE">
      <w:pPr>
        <w:spacing w:line="276" w:lineRule="auto"/>
        <w:jc w:val="center"/>
        <w:rPr>
          <w:sz w:val="24"/>
          <w:szCs w:val="24"/>
        </w:rPr>
      </w:pPr>
      <w:r>
        <w:rPr>
          <w:sz w:val="24"/>
          <w:szCs w:val="24"/>
        </w:rPr>
        <w:t xml:space="preserve">Image X.X </w:t>
      </w:r>
      <w:r>
        <w:rPr>
          <w:b/>
          <w:sz w:val="24"/>
          <w:szCs w:val="24"/>
        </w:rPr>
        <w:t>Testing Status Report</w:t>
      </w:r>
    </w:p>
    <w:p w:rsidR="00B92CCE" w:rsidRDefault="00B92CCE" w:rsidP="00B92CCE">
      <w:pPr>
        <w:spacing w:line="276" w:lineRule="auto"/>
        <w:rPr>
          <w:sz w:val="24"/>
          <w:szCs w:val="24"/>
        </w:rPr>
      </w:pPr>
    </w:p>
    <w:p w:rsidR="00B92CCE" w:rsidRDefault="00B92CCE" w:rsidP="00B92CCE">
      <w:pPr>
        <w:spacing w:line="276" w:lineRule="auto"/>
        <w:rPr>
          <w:b/>
          <w:sz w:val="24"/>
          <w:szCs w:val="24"/>
        </w:rPr>
      </w:pPr>
      <w:r>
        <w:rPr>
          <w:b/>
          <w:sz w:val="24"/>
          <w:szCs w:val="24"/>
        </w:rPr>
        <w:t xml:space="preserve">File link: </w:t>
      </w:r>
      <w:hyperlink r:id="rId34" w:history="1">
        <w:r w:rsidR="0084459C" w:rsidRPr="0028090B">
          <w:rPr>
            <w:rStyle w:val="Hyperlink"/>
            <w:b/>
            <w:sz w:val="24"/>
            <w:szCs w:val="24"/>
          </w:rPr>
          <w:t>https://drive.google.com/file/d/0B-yh-IYX9YZvcW9JTG1jNXRHZW8/view?usp=sharing</w:t>
        </w:r>
      </w:hyperlink>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lastRenderedPageBreak/>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B41562" w:rsidRDefault="00B41562"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lastRenderedPageBreak/>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A4B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7555"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A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7555"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A4B24">
        <w:trPr>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7555"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A4B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7555"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A4B24">
        <w:trPr>
          <w:jc w:val="center"/>
        </w:trPr>
        <w:tc>
          <w:tcPr>
            <w:cnfStyle w:val="001000000000" w:firstRow="0" w:lastRow="0" w:firstColumn="1" w:lastColumn="0" w:oddVBand="0" w:evenVBand="0" w:oddHBand="0" w:evenHBand="0" w:firstRowFirstColumn="0" w:firstRowLastColumn="0" w:lastRowFirstColumn="0" w:lastRowLastColumn="0"/>
            <w:tcW w:w="3235"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7555"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934F6" w:rsidRDefault="005934F6" w:rsidP="005934F6">
      <w:pPr>
        <w:jc w:val="both"/>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tabs>
                <w:tab w:val="left" w:pos="2250"/>
              </w:tabs>
              <w:jc w:val="center"/>
              <w:rPr>
                <w:sz w:val="24"/>
                <w:szCs w:val="24"/>
              </w:rPr>
            </w:pPr>
            <w:r w:rsidRPr="001B1438">
              <w:rPr>
                <w:sz w:val="24"/>
                <w:szCs w:val="24"/>
              </w:rPr>
              <w:t>Priority</w:t>
            </w:r>
          </w:p>
        </w:tc>
        <w:tc>
          <w:tcPr>
            <w:tcW w:w="1800"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755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5</w:t>
            </w:r>
          </w:p>
        </w:tc>
        <w:tc>
          <w:tcPr>
            <w:tcW w:w="1800"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7555"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A4B24">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4</w:t>
            </w:r>
          </w:p>
        </w:tc>
        <w:tc>
          <w:tcPr>
            <w:tcW w:w="1800"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7555"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3</w:t>
            </w:r>
          </w:p>
        </w:tc>
        <w:tc>
          <w:tcPr>
            <w:tcW w:w="1800"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7555"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A4B24">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2</w:t>
            </w:r>
          </w:p>
        </w:tc>
        <w:tc>
          <w:tcPr>
            <w:tcW w:w="1800"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7555"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5934F6" w:rsidRPr="001B1438" w:rsidRDefault="005934F6" w:rsidP="005A4B24">
            <w:pPr>
              <w:jc w:val="center"/>
              <w:rPr>
                <w:sz w:val="24"/>
                <w:szCs w:val="24"/>
              </w:rPr>
            </w:pPr>
            <w:r w:rsidRPr="001B1438">
              <w:rPr>
                <w:sz w:val="24"/>
                <w:szCs w:val="24"/>
              </w:rPr>
              <w:t>1</w:t>
            </w:r>
          </w:p>
        </w:tc>
        <w:tc>
          <w:tcPr>
            <w:tcW w:w="1800"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7555"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934F6" w:rsidRDefault="005934F6" w:rsidP="005934F6">
      <w:pPr>
        <w:jc w:val="both"/>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SG" w:eastAsia="en-SG"/>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Default="0084459C" w:rsidP="005934F6">
      <w:pPr>
        <w:ind w:left="1080" w:firstLine="720"/>
        <w:jc w:val="both"/>
        <w:rPr>
          <w:sz w:val="24"/>
          <w:szCs w:val="24"/>
        </w:rPr>
      </w:pPr>
      <w:r>
        <w:rPr>
          <w:sz w:val="24"/>
          <w:szCs w:val="24"/>
        </w:rPr>
        <w:t xml:space="preserve">Image X.X </w:t>
      </w:r>
      <w:r>
        <w:rPr>
          <w:b/>
          <w:sz w:val="24"/>
          <w:szCs w:val="24"/>
        </w:rPr>
        <w:t>Bug Report</w:t>
      </w:r>
    </w:p>
    <w:p w:rsidR="0084459C" w:rsidRDefault="0084459C" w:rsidP="0084459C">
      <w:pPr>
        <w:jc w:val="both"/>
        <w:rPr>
          <w:sz w:val="24"/>
          <w:szCs w:val="24"/>
        </w:rPr>
      </w:pPr>
    </w:p>
    <w:p w:rsidR="005934F6" w:rsidRPr="005934F6" w:rsidRDefault="0084459C" w:rsidP="0084459C">
      <w:pPr>
        <w:rPr>
          <w:b/>
          <w:sz w:val="24"/>
          <w:szCs w:val="24"/>
        </w:rPr>
      </w:pPr>
      <w:r>
        <w:rPr>
          <w:b/>
          <w:sz w:val="24"/>
          <w:szCs w:val="24"/>
        </w:rPr>
        <w:t xml:space="preserve">File link: </w:t>
      </w:r>
      <w:hyperlink r:id="rId36" w:history="1">
        <w:r w:rsidRPr="0028090B">
          <w:rPr>
            <w:rStyle w:val="Hyperlink"/>
            <w:b/>
            <w:sz w:val="24"/>
            <w:szCs w:val="24"/>
          </w:rPr>
          <w:t>https://drive.google.com/file/d/0B-yh-IYX9YZvR3pQMnV0SXI4TlE/view?usp=sharing</w:t>
        </w:r>
      </w:hyperlink>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bookmarkStart w:id="4" w:name="_GoBack"/>
      <w:bookmarkEnd w:id="4"/>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B92CCE"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0A4A56" w:rsidRDefault="000A4A56" w:rsidP="00B92CCE">
      <w:pPr>
        <w:jc w:val="both"/>
        <w:rPr>
          <w:sz w:val="24"/>
          <w:szCs w:val="24"/>
        </w:rPr>
      </w:pPr>
    </w:p>
    <w:p w:rsidR="000A4A56" w:rsidRPr="00095345" w:rsidRDefault="000A4A56" w:rsidP="00B92CCE">
      <w:pPr>
        <w:jc w:val="both"/>
        <w:rPr>
          <w:sz w:val="24"/>
          <w:szCs w:val="24"/>
        </w:rPr>
      </w:pP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0A4A56"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Default="000A4A56" w:rsidP="000A4A56">
      <w:pPr>
        <w:pStyle w:val="ListParagraph"/>
        <w:spacing w:line="276" w:lineRule="auto"/>
        <w:rPr>
          <w:b/>
          <w:sz w:val="24"/>
          <w:szCs w:val="24"/>
        </w:rPr>
      </w:pPr>
    </w:p>
    <w:p w:rsidR="000A4A56" w:rsidRDefault="000A4A56" w:rsidP="000A4A56">
      <w:pPr>
        <w:pStyle w:val="ListParagraph"/>
        <w:spacing w:line="276" w:lineRule="auto"/>
        <w:rPr>
          <w:b/>
          <w:sz w:val="24"/>
          <w:szCs w:val="24"/>
        </w:rPr>
      </w:pPr>
    </w:p>
    <w:p w:rsidR="000A4A56" w:rsidRDefault="000A4A56" w:rsidP="000A4A56">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Risks and Contingencies</w:t>
      </w:r>
    </w:p>
    <w:p w:rsidR="00B41562" w:rsidRPr="00B41562" w:rsidRDefault="00B41562" w:rsidP="00B41562">
      <w:pPr>
        <w:pStyle w:val="ListParagraph"/>
        <w:spacing w:line="276" w:lineRule="auto"/>
        <w:rPr>
          <w:sz w:val="24"/>
          <w:szCs w:val="24"/>
        </w:rPr>
      </w:pPr>
    </w:p>
    <w:p w:rsidR="00B41562" w:rsidRDefault="00B41562" w:rsidP="00B41562">
      <w:pPr>
        <w:spacing w:line="276" w:lineRule="auto"/>
        <w:ind w:left="360"/>
        <w:rPr>
          <w:sz w:val="24"/>
          <w:szCs w:val="24"/>
        </w:rPr>
      </w:pPr>
      <w:r w:rsidRPr="00B41562">
        <w:rPr>
          <w:sz w:val="24"/>
          <w:szCs w:val="24"/>
        </w:rPr>
        <w:t>The following are the overall risks on the testing process:</w:t>
      </w:r>
    </w:p>
    <w:p w:rsidR="00B4156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B4156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Areas</w:t>
            </w:r>
          </w:p>
        </w:tc>
        <w:tc>
          <w:tcPr>
            <w:tcW w:w="3260"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Risks</w:t>
            </w:r>
          </w:p>
        </w:tc>
        <w:tc>
          <w:tcPr>
            <w:tcW w:w="3634"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Propositions</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E92613" w:rsidRDefault="00B41562" w:rsidP="005A4B24">
            <w:pPr>
              <w:spacing w:line="276" w:lineRule="auto"/>
              <w:jc w:val="center"/>
              <w:rPr>
                <w:b w:val="0"/>
                <w:sz w:val="24"/>
                <w:szCs w:val="24"/>
              </w:rPr>
            </w:pPr>
            <w:r>
              <w:rPr>
                <w:b w:val="0"/>
                <w:sz w:val="24"/>
                <w:szCs w:val="24"/>
              </w:rPr>
              <w:t>Tester</w:t>
            </w:r>
          </w:p>
        </w:tc>
        <w:tc>
          <w:tcPr>
            <w:tcW w:w="3260" w:type="dxa"/>
          </w:tcPr>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personnel resources when testing is to begin</w:t>
            </w:r>
            <w:r>
              <w:rPr>
                <w:sz w:val="24"/>
                <w:szCs w:val="24"/>
              </w:rPr>
              <w:t>.</w:t>
            </w:r>
          </w:p>
          <w:p w:rsidR="00B4156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Lack of Knowledge about the system</w:t>
            </w:r>
          </w:p>
          <w:p w:rsidR="00B41562" w:rsidRPr="00E92613"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Beforehand testers will be advised about the testing schedule.</w:t>
            </w:r>
          </w:p>
          <w:p w:rsidR="00B41562" w:rsidRPr="00501AF1"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501AF1">
              <w:rPr>
                <w:sz w:val="24"/>
                <w:szCs w:val="24"/>
              </w:rPr>
              <w:t>Testers will be given resources such as wiki page and test plan to provide background about the system and as well as on how the testing goes.</w:t>
            </w: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lastRenderedPageBreak/>
              <w:t>System</w:t>
            </w:r>
          </w:p>
        </w:tc>
        <w:tc>
          <w:tcPr>
            <w:tcW w:w="3260" w:type="dxa"/>
          </w:tcPr>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 xml:space="preserve">Delayed response </w:t>
            </w:r>
          </w:p>
          <w:p w:rsidR="00B4156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Encountered bugs / errors</w:t>
            </w:r>
          </w:p>
          <w:p w:rsidR="00B41562" w:rsidRPr="00E92613"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Delivered wrong output</w:t>
            </w:r>
          </w:p>
          <w:p w:rsidR="00B41562" w:rsidRPr="00E92613"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It is indicated in the test plan all the possible exceptions for defects / errors, testers must be aware of the list of allowable defects.</w:t>
            </w:r>
          </w:p>
          <w:p w:rsidR="000A4A56" w:rsidRPr="00501AF1"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For the defects / errors detected that are not part of the exempted error findings. Testers must note the reports about the errors. </w:t>
            </w:r>
          </w:p>
        </w:tc>
      </w:tr>
      <w:tr w:rsidR="00B4156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Environment</w:t>
            </w:r>
          </w:p>
        </w:tc>
        <w:tc>
          <w:tcPr>
            <w:tcW w:w="3260" w:type="dxa"/>
          </w:tcPr>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E92613">
              <w:rPr>
                <w:sz w:val="24"/>
                <w:szCs w:val="24"/>
              </w:rPr>
              <w:t>Lack of internet connection</w:t>
            </w:r>
          </w:p>
          <w:p w:rsidR="00B41562" w:rsidRPr="00E92613"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Pr>
                <w:sz w:val="24"/>
                <w:szCs w:val="24"/>
              </w:rPr>
              <w:t xml:space="preserve">Lack of software and / or hardware </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Risk of web - hosting and storing massive amounts of data in the database</w:t>
            </w:r>
          </w:p>
          <w:p w:rsidR="00B41562" w:rsidRPr="00E92613"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Before testing takes place, all the necessary resources must be checked if properly working.</w:t>
            </w:r>
          </w:p>
          <w:p w:rsidR="00B4156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B41562" w:rsidRPr="00501AF1"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B4156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Default="00B41562" w:rsidP="005A4B24">
            <w:pPr>
              <w:spacing w:line="276" w:lineRule="auto"/>
              <w:jc w:val="center"/>
              <w:rPr>
                <w:b w:val="0"/>
                <w:sz w:val="24"/>
                <w:szCs w:val="24"/>
              </w:rPr>
            </w:pPr>
            <w:r>
              <w:rPr>
                <w:b w:val="0"/>
                <w:sz w:val="24"/>
                <w:szCs w:val="24"/>
              </w:rPr>
              <w:t>Change Management</w:t>
            </w:r>
          </w:p>
        </w:tc>
        <w:tc>
          <w:tcPr>
            <w:tcW w:w="3260" w:type="dxa"/>
          </w:tcPr>
          <w:p w:rsidR="00B41562" w:rsidRPr="00E92613"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E92613">
              <w:rPr>
                <w:sz w:val="24"/>
                <w:szCs w:val="24"/>
              </w:rPr>
              <w:t>Changes to the original scope of the system</w:t>
            </w:r>
          </w:p>
        </w:tc>
        <w:tc>
          <w:tcPr>
            <w:tcW w:w="3634" w:type="dxa"/>
          </w:tcPr>
          <w:p w:rsidR="00B41562" w:rsidRPr="003A2010"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3A2010">
              <w:rPr>
                <w:sz w:val="24"/>
                <w:szCs w:val="24"/>
              </w:rPr>
              <w:t>If changes on the scope have been made, testers will be advised on the possible effects of the changes and will state to the documentation so that they are aware.</w:t>
            </w:r>
          </w:p>
        </w:tc>
      </w:tr>
    </w:tbl>
    <w:p w:rsidR="00B41562" w:rsidRPr="00B41562" w:rsidRDefault="00B41562" w:rsidP="00B41562">
      <w:pPr>
        <w:spacing w:line="276" w:lineRule="auto"/>
        <w:ind w:left="360"/>
        <w:rPr>
          <w:sz w:val="24"/>
          <w:szCs w:val="24"/>
        </w:rPr>
      </w:pPr>
    </w:p>
    <w:p w:rsidR="00B41562" w:rsidRDefault="00B41562"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0A4A56"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11323" w:type="dxa"/>
        <w:tblLook w:val="04A0" w:firstRow="1" w:lastRow="0" w:firstColumn="1" w:lastColumn="0" w:noHBand="0" w:noVBand="1"/>
      </w:tblPr>
      <w:tblGrid>
        <w:gridCol w:w="2830"/>
        <w:gridCol w:w="2831"/>
        <w:gridCol w:w="2831"/>
        <w:gridCol w:w="2831"/>
      </w:tblGrid>
      <w:tr w:rsidR="00B41562" w:rsidTr="00B41562">
        <w:trPr>
          <w:cnfStyle w:val="100000000000" w:firstRow="1" w:lastRow="0" w:firstColumn="0" w:lastColumn="0" w:oddVBand="0" w:evenVBand="0" w:oddHBand="0" w:evenHBand="0" w:firstRowFirstColumn="0" w:firstRowLastColumn="0" w:lastRowFirstColumn="0" w:lastRowLastColumn="0"/>
          <w:trHeight w:val="544"/>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831"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B4156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48"/>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B41562">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831"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B41562">
        <w:trPr>
          <w:trHeight w:val="511"/>
        </w:trPr>
        <w:tc>
          <w:tcPr>
            <w:cnfStyle w:val="001000000000" w:firstRow="0" w:lastRow="0" w:firstColumn="1" w:lastColumn="0" w:oddVBand="0" w:evenVBand="0" w:oddHBand="0" w:evenHBand="0" w:firstRowFirstColumn="0" w:firstRowLastColumn="0" w:lastRowFirstColumn="0" w:lastRowLastColumn="0"/>
            <w:tcW w:w="2830" w:type="dxa"/>
          </w:tcPr>
          <w:p w:rsidR="00B41562" w:rsidRDefault="00B41562" w:rsidP="00B41562"/>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831"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B41562" w:rsidRPr="00B41562" w:rsidRDefault="00B41562" w:rsidP="00B41562">
      <w:pPr>
        <w:spacing w:line="276" w:lineRule="auto"/>
        <w:rPr>
          <w:b/>
          <w:sz w:val="24"/>
          <w:szCs w:val="24"/>
        </w:rPr>
      </w:pPr>
    </w:p>
    <w:p w:rsidR="00434FAB" w:rsidRPr="006417AE" w:rsidRDefault="00434FAB" w:rsidP="00DB559B">
      <w:pPr>
        <w:spacing w:line="276" w:lineRule="auto"/>
        <w:rPr>
          <w:b/>
          <w:sz w:val="24"/>
        </w:rPr>
      </w:pPr>
    </w:p>
    <w:p w:rsidR="00DB559B" w:rsidRDefault="00DB559B" w:rsidP="00434FAB">
      <w:pPr>
        <w:spacing w:line="276" w:lineRule="auto"/>
        <w:rPr>
          <w:del w:id="5" w:author="mine" w:date="2015-03-08T16:31:00Z"/>
          <w:sz w:val="24"/>
          <w:szCs w:val="24"/>
        </w:rPr>
      </w:pPr>
    </w:p>
    <w:p w:rsidR="00434FAB" w:rsidRPr="00DB559B" w:rsidRDefault="00434FAB" w:rsidP="00DB559B">
      <w:pPr>
        <w:spacing w:line="276" w:lineRule="auto"/>
        <w:rPr>
          <w:del w:id="6" w:author="mine" w:date="2015-03-08T16:31:00Z"/>
          <w:b/>
          <w:sz w:val="24"/>
          <w:szCs w:val="24"/>
        </w:rPr>
      </w:pPr>
    </w:p>
    <w:p w:rsidR="000A6E18" w:rsidRPr="006417AE" w:rsidRDefault="002C4047" w:rsidP="0084459C">
      <w:pPr>
        <w:pStyle w:val="ListParagraph"/>
        <w:numPr>
          <w:ilvl w:val="0"/>
          <w:numId w:val="1"/>
        </w:numPr>
        <w:spacing w:line="276" w:lineRule="auto"/>
        <w:rPr>
          <w:b/>
          <w:color w:val="FF0000"/>
          <w:sz w:val="24"/>
        </w:rPr>
      </w:pPr>
      <w:r w:rsidRPr="006417AE">
        <w:rPr>
          <w:b/>
          <w:color w:val="FF0000"/>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lastRenderedPageBreak/>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642790" w:rsidRDefault="00BF14B9" w:rsidP="00BF14B9">
      <w:pPr>
        <w:spacing w:line="276" w:lineRule="auto"/>
        <w:jc w:val="center"/>
        <w:rPr>
          <w:sz w:val="24"/>
          <w:szCs w:val="24"/>
        </w:rPr>
      </w:pPr>
      <w:r w:rsidRPr="00642790">
        <w:rPr>
          <w:sz w:val="24"/>
          <w:szCs w:val="24"/>
        </w:rPr>
        <w:t xml:space="preserve">Table X.X </w:t>
      </w:r>
      <w:r w:rsidR="00AB197D" w:rsidRPr="00AB197D">
        <w:rPr>
          <w:b/>
          <w:sz w:val="24"/>
          <w:szCs w:val="24"/>
        </w:rPr>
        <w:t xml:space="preserve">Project </w:t>
      </w:r>
      <w:r w:rsidR="00F37337">
        <w:rPr>
          <w:b/>
          <w:sz w:val="24"/>
          <w:szCs w:val="24"/>
        </w:rPr>
        <w:t>Deployment Identification</w:t>
      </w:r>
    </w:p>
    <w:p w:rsidR="00BF14B9" w:rsidRDefault="00BF14B9" w:rsidP="00BF14B9">
      <w:pPr>
        <w:spacing w:line="276" w:lineRule="auto"/>
        <w:contextualSpacing/>
        <w:rPr>
          <w:b/>
          <w:sz w:val="24"/>
          <w:szCs w:val="24"/>
        </w:rPr>
      </w:pP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Pr="00145C68" w:rsidRDefault="00145C68" w:rsidP="00145C68">
      <w:pPr>
        <w:spacing w:line="276" w:lineRule="auto"/>
        <w:contextualSpacing/>
        <w:rPr>
          <w:b/>
          <w:sz w:val="24"/>
          <w:szCs w:val="24"/>
        </w:rPr>
      </w:pPr>
    </w:p>
    <w:p w:rsidR="00145C68" w:rsidRPr="00145C68" w:rsidRDefault="00145C68" w:rsidP="0084459C">
      <w:pPr>
        <w:numPr>
          <w:ilvl w:val="0"/>
          <w:numId w:val="24"/>
        </w:numPr>
        <w:spacing w:line="276" w:lineRule="auto"/>
        <w:contextualSpacing/>
        <w:rPr>
          <w:b/>
          <w:sz w:val="24"/>
          <w:szCs w:val="24"/>
        </w:rPr>
      </w:pPr>
      <w:r>
        <w:rPr>
          <w:b/>
          <w:sz w:val="24"/>
          <w:szCs w:val="24"/>
        </w:rPr>
        <w:t>Deployment Overview</w:t>
      </w:r>
    </w:p>
    <w:p w:rsidR="00145C68" w:rsidRDefault="00145C68" w:rsidP="00145C68">
      <w:pPr>
        <w:spacing w:line="276" w:lineRule="auto"/>
        <w:contextualSpacing/>
        <w:rPr>
          <w:b/>
          <w:sz w:val="24"/>
          <w:szCs w:val="24"/>
        </w:rPr>
      </w:pPr>
    </w:p>
    <w:tbl>
      <w:tblPr>
        <w:tblStyle w:val="GridTable4-Accent6"/>
        <w:tblW w:w="8365" w:type="dxa"/>
        <w:jc w:val="center"/>
        <w:tblLook w:val="04A0" w:firstRow="1" w:lastRow="0" w:firstColumn="1" w:lastColumn="0" w:noHBand="0" w:noVBand="1"/>
      </w:tblPr>
      <w:tblGrid>
        <w:gridCol w:w="3955"/>
        <w:gridCol w:w="4410"/>
      </w:tblGrid>
      <w:tr w:rsidR="00145C68" w:rsidRPr="00642790" w:rsidTr="00DD77DB">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145C68" w:rsidRPr="00642790" w:rsidRDefault="00145C68" w:rsidP="00A07298">
            <w:pPr>
              <w:spacing w:line="276" w:lineRule="auto"/>
              <w:contextualSpacing/>
              <w:jc w:val="center"/>
              <w:rPr>
                <w:sz w:val="24"/>
                <w:szCs w:val="24"/>
              </w:rPr>
            </w:pPr>
            <w:r>
              <w:rPr>
                <w:sz w:val="24"/>
                <w:szCs w:val="24"/>
              </w:rPr>
              <w:t>Deployment Summary</w:t>
            </w: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 xml:space="preserve">Number of Sites or </w:t>
            </w:r>
            <w:proofErr w:type="spellStart"/>
            <w:r w:rsidRPr="00EA0BE9">
              <w:rPr>
                <w:b w:val="0"/>
                <w:sz w:val="24"/>
                <w:szCs w:val="24"/>
              </w:rPr>
              <w:t>Recepients</w:t>
            </w:r>
            <w:proofErr w:type="spellEnd"/>
          </w:p>
        </w:tc>
        <w:tc>
          <w:tcPr>
            <w:tcW w:w="4410" w:type="dxa"/>
          </w:tcPr>
          <w:p w:rsidR="00145C68" w:rsidRPr="00642790"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Deployments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145C68"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Target Group</w:t>
            </w:r>
          </w:p>
        </w:tc>
        <w:tc>
          <w:tcPr>
            <w:tcW w:w="4410" w:type="dxa"/>
          </w:tcPr>
          <w:p w:rsidR="00145C68" w:rsidRDefault="00145C68"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145C68"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145C68" w:rsidRPr="00EA0BE9" w:rsidRDefault="00145C68" w:rsidP="00DD77DB">
            <w:pPr>
              <w:spacing w:line="276" w:lineRule="auto"/>
              <w:ind w:left="162"/>
              <w:rPr>
                <w:b w:val="0"/>
                <w:sz w:val="24"/>
                <w:szCs w:val="24"/>
              </w:rPr>
            </w:pPr>
            <w:r w:rsidRPr="00EA0BE9">
              <w:rPr>
                <w:b w:val="0"/>
                <w:sz w:val="24"/>
                <w:szCs w:val="24"/>
              </w:rPr>
              <w:t>Scheduled Dates</w:t>
            </w:r>
          </w:p>
        </w:tc>
        <w:tc>
          <w:tcPr>
            <w:tcW w:w="4410" w:type="dxa"/>
          </w:tcPr>
          <w:p w:rsidR="00145C68" w:rsidRDefault="00145C68"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8365" w:type="dxa"/>
            <w:gridSpan w:val="2"/>
          </w:tcPr>
          <w:p w:rsidR="00DD77DB" w:rsidRDefault="00DD77DB" w:rsidP="00E33A44">
            <w:pPr>
              <w:spacing w:line="276" w:lineRule="auto"/>
              <w:contextualSpacing/>
              <w:jc w:val="center"/>
              <w:rPr>
                <w:sz w:val="24"/>
                <w:szCs w:val="24"/>
              </w:rPr>
            </w:pPr>
            <w:r>
              <w:rPr>
                <w:sz w:val="24"/>
                <w:szCs w:val="24"/>
              </w:rPr>
              <w:t>Deployment Approach</w:t>
            </w: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EB537A" w:rsidRPr="00EB537A" w:rsidRDefault="00EB537A" w:rsidP="00EB537A">
            <w:pPr>
              <w:spacing w:line="276" w:lineRule="auto"/>
              <w:ind w:left="162"/>
              <w:rPr>
                <w:b w:val="0"/>
                <w:sz w:val="24"/>
                <w:szCs w:val="24"/>
              </w:rPr>
            </w:pPr>
            <w:r>
              <w:rPr>
                <w:b w:val="0"/>
                <w:sz w:val="24"/>
                <w:szCs w:val="24"/>
              </w:rPr>
              <w:t>Benefits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r w:rsidR="00DD77DB" w:rsidRPr="00642790" w:rsidTr="00DD77DB">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Assumptions</w:t>
            </w:r>
          </w:p>
        </w:tc>
        <w:tc>
          <w:tcPr>
            <w:tcW w:w="4410" w:type="dxa"/>
          </w:tcPr>
          <w:p w:rsidR="00DD77DB" w:rsidRDefault="00DD77DB" w:rsidP="00A07298">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p>
        </w:tc>
      </w:tr>
      <w:tr w:rsidR="00DD77DB" w:rsidRPr="00642790" w:rsidTr="00DD77DB">
        <w:trPr>
          <w:trHeight w:val="241"/>
          <w:jc w:val="center"/>
        </w:trPr>
        <w:tc>
          <w:tcPr>
            <w:cnfStyle w:val="001000000000" w:firstRow="0" w:lastRow="0" w:firstColumn="1" w:lastColumn="0" w:oddVBand="0" w:evenVBand="0" w:oddHBand="0" w:evenHBand="0" w:firstRowFirstColumn="0" w:firstRowLastColumn="0" w:lastRowFirstColumn="0" w:lastRowLastColumn="0"/>
            <w:tcW w:w="3955" w:type="dxa"/>
          </w:tcPr>
          <w:p w:rsidR="00DD77DB" w:rsidRPr="00EB537A" w:rsidRDefault="00EB537A" w:rsidP="00EB537A">
            <w:pPr>
              <w:spacing w:line="276" w:lineRule="auto"/>
              <w:ind w:left="162"/>
              <w:rPr>
                <w:b w:val="0"/>
                <w:sz w:val="24"/>
                <w:szCs w:val="24"/>
              </w:rPr>
            </w:pPr>
            <w:r>
              <w:rPr>
                <w:b w:val="0"/>
                <w:sz w:val="24"/>
                <w:szCs w:val="24"/>
              </w:rPr>
              <w:t>Risks</w:t>
            </w:r>
          </w:p>
        </w:tc>
        <w:tc>
          <w:tcPr>
            <w:tcW w:w="4410" w:type="dxa"/>
          </w:tcPr>
          <w:p w:rsidR="00DD77DB" w:rsidRDefault="00DD77DB" w:rsidP="00A07298">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145C68" w:rsidRPr="00642790" w:rsidRDefault="00145C68" w:rsidP="00145C68">
      <w:pPr>
        <w:spacing w:line="276" w:lineRule="auto"/>
        <w:jc w:val="center"/>
        <w:rPr>
          <w:sz w:val="24"/>
          <w:szCs w:val="24"/>
        </w:rPr>
      </w:pPr>
      <w:r w:rsidRPr="00642790">
        <w:rPr>
          <w:sz w:val="24"/>
          <w:szCs w:val="24"/>
        </w:rPr>
        <w:t xml:space="preserve">Table X.X </w:t>
      </w:r>
      <w:r>
        <w:rPr>
          <w:b/>
          <w:sz w:val="24"/>
          <w:szCs w:val="24"/>
        </w:rPr>
        <w:t xml:space="preserve">Deployment </w:t>
      </w:r>
      <w:r w:rsidR="00B06698">
        <w:rPr>
          <w:b/>
          <w:sz w:val="24"/>
          <w:szCs w:val="24"/>
        </w:rPr>
        <w:t>Summary</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t>Description</w:t>
      </w:r>
    </w:p>
    <w:p w:rsidR="00C00902" w:rsidRP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C00902" w:rsidRDefault="00C00902" w:rsidP="0084459C">
      <w:pPr>
        <w:numPr>
          <w:ilvl w:val="1"/>
          <w:numId w:val="24"/>
        </w:numPr>
        <w:spacing w:line="276" w:lineRule="auto"/>
        <w:contextualSpacing/>
        <w:rPr>
          <w:b/>
          <w:sz w:val="24"/>
          <w:szCs w:val="24"/>
        </w:rPr>
      </w:pPr>
      <w:r>
        <w:rPr>
          <w:b/>
          <w:sz w:val="24"/>
          <w:szCs w:val="24"/>
        </w:rPr>
        <w:t>Reference Documents</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2C4047" w:rsidRPr="002C4047" w:rsidRDefault="002C4047" w:rsidP="00514A6E">
      <w:pPr>
        <w:spacing w:line="276" w:lineRule="auto"/>
        <w:rPr>
          <w:del w:id="7" w:author="mine" w:date="2015-03-08T16:31:00Z"/>
          <w:sz w:val="24"/>
          <w:szCs w:val="24"/>
        </w:rPr>
      </w:pP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lastRenderedPageBreak/>
        <w:t>The followi</w:t>
      </w:r>
      <w:r>
        <w:rPr>
          <w:sz w:val="24"/>
          <w:szCs w:val="24"/>
        </w:rPr>
        <w:t>ng section</w:t>
      </w:r>
      <w:r w:rsidRPr="000A6E18">
        <w:rPr>
          <w:sz w:val="24"/>
          <w:szCs w:val="24"/>
        </w:rPr>
        <w:t xml:space="preserve"> summarizes the documents referenced in this document.</w:t>
      </w:r>
    </w:p>
    <w:p w:rsidR="000A6E18" w:rsidRPr="000A6E18" w:rsidRDefault="000A6E18" w:rsidP="0084459C">
      <w:pPr>
        <w:numPr>
          <w:ilvl w:val="0"/>
          <w:numId w:val="25"/>
        </w:numPr>
        <w:spacing w:line="276" w:lineRule="auto"/>
        <w:contextualSpacing/>
        <w:rPr>
          <w:b/>
          <w:sz w:val="24"/>
          <w:szCs w:val="24"/>
        </w:rPr>
      </w:pPr>
      <w:r w:rsidRPr="000A6E18">
        <w:rPr>
          <w:b/>
          <w:sz w:val="24"/>
          <w:szCs w:val="24"/>
        </w:rPr>
        <w:t>References</w:t>
      </w:r>
    </w:p>
    <w:p w:rsidR="00291973" w:rsidRDefault="00291973" w:rsidP="000A6E18">
      <w:pPr>
        <w:spacing w:line="276" w:lineRule="auto"/>
        <w:rPr>
          <w:sz w:val="24"/>
          <w:szCs w:val="24"/>
        </w:rPr>
      </w:pP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0A6E18" w:rsidRPr="000A6E18" w:rsidTr="00A07298">
        <w:trPr>
          <w:jc w:val="center"/>
        </w:trPr>
        <w:tc>
          <w:tcPr>
            <w:tcW w:w="1980" w:type="dxa"/>
            <w:shd w:val="clear" w:color="auto" w:fill="F3F3F3"/>
          </w:tcPr>
          <w:p w:rsidR="000A6E18" w:rsidRPr="000A6E18" w:rsidRDefault="000A6E18" w:rsidP="000A6E18">
            <w:pPr>
              <w:spacing w:line="276" w:lineRule="auto"/>
              <w:rPr>
                <w:b/>
                <w:sz w:val="24"/>
                <w:szCs w:val="24"/>
              </w:rPr>
            </w:pPr>
            <w:r w:rsidRPr="000A6E18">
              <w:rPr>
                <w:b/>
                <w:sz w:val="24"/>
                <w:szCs w:val="24"/>
              </w:rPr>
              <w:t>Document Name and Version</w:t>
            </w:r>
          </w:p>
        </w:tc>
        <w:tc>
          <w:tcPr>
            <w:tcW w:w="3060" w:type="dxa"/>
            <w:shd w:val="clear" w:color="auto" w:fill="F3F3F3"/>
          </w:tcPr>
          <w:p w:rsidR="000A6E18" w:rsidRPr="000A6E18" w:rsidRDefault="000A6E18" w:rsidP="000A6E18">
            <w:pPr>
              <w:spacing w:line="276" w:lineRule="auto"/>
              <w:rPr>
                <w:b/>
                <w:sz w:val="24"/>
                <w:szCs w:val="24"/>
              </w:rPr>
            </w:pPr>
            <w:r w:rsidRPr="000A6E18">
              <w:rPr>
                <w:b/>
                <w:sz w:val="24"/>
                <w:szCs w:val="24"/>
              </w:rPr>
              <w:t>Description</w:t>
            </w:r>
          </w:p>
        </w:tc>
        <w:tc>
          <w:tcPr>
            <w:tcW w:w="3350" w:type="dxa"/>
            <w:shd w:val="clear" w:color="auto" w:fill="F3F3F3"/>
          </w:tcPr>
          <w:p w:rsidR="000A6E18" w:rsidRPr="000A6E18" w:rsidRDefault="000A6E18" w:rsidP="000A6E18">
            <w:pPr>
              <w:spacing w:line="276" w:lineRule="auto"/>
              <w:rPr>
                <w:b/>
                <w:sz w:val="24"/>
                <w:szCs w:val="24"/>
              </w:rPr>
            </w:pPr>
            <w:r w:rsidRPr="000A6E18">
              <w:rPr>
                <w:b/>
                <w:sz w:val="24"/>
                <w:szCs w:val="24"/>
              </w:rPr>
              <w:t>Location</w:t>
            </w:r>
          </w:p>
        </w:tc>
      </w:tr>
      <w:tr w:rsidR="000A6E18" w:rsidRPr="000A6E18" w:rsidTr="00A07298">
        <w:trPr>
          <w:trHeight w:val="482"/>
          <w:jc w:val="center"/>
        </w:trPr>
        <w:tc>
          <w:tcPr>
            <w:tcW w:w="1980" w:type="dxa"/>
          </w:tcPr>
          <w:p w:rsidR="000A6E18" w:rsidRPr="000A6E18" w:rsidRDefault="00CA038C" w:rsidP="000A6E18">
            <w:pPr>
              <w:spacing w:line="276" w:lineRule="auto"/>
              <w:rPr>
                <w:i/>
                <w:sz w:val="24"/>
                <w:szCs w:val="24"/>
              </w:rPr>
            </w:pPr>
            <w:r>
              <w:rPr>
                <w:b/>
                <w:sz w:val="24"/>
                <w:szCs w:val="24"/>
              </w:rPr>
              <w:t>Deployment Strategy and Plan</w:t>
            </w:r>
          </w:p>
        </w:tc>
        <w:tc>
          <w:tcPr>
            <w:tcW w:w="3060" w:type="dxa"/>
          </w:tcPr>
          <w:p w:rsidR="000A6E18" w:rsidRPr="000A6E18" w:rsidRDefault="00CA038C" w:rsidP="000A6E18">
            <w:pPr>
              <w:spacing w:line="276" w:lineRule="auto"/>
              <w:rPr>
                <w:sz w:val="24"/>
                <w:szCs w:val="24"/>
              </w:rPr>
            </w:pPr>
            <w:r>
              <w:rPr>
                <w:sz w:val="24"/>
                <w:szCs w:val="24"/>
              </w:rPr>
              <w:t>Deployment and Strategy Plan from Ohio Board of Regents</w:t>
            </w:r>
          </w:p>
        </w:tc>
        <w:tc>
          <w:tcPr>
            <w:tcW w:w="3350" w:type="dxa"/>
          </w:tcPr>
          <w:p w:rsidR="002A63E2" w:rsidRDefault="000A4A56" w:rsidP="0084459C">
            <w:pPr>
              <w:pStyle w:val="ListParagraph"/>
              <w:numPr>
                <w:ilvl w:val="0"/>
                <w:numId w:val="16"/>
              </w:numPr>
              <w:spacing w:line="276" w:lineRule="auto"/>
              <w:rPr>
                <w:sz w:val="24"/>
                <w:szCs w:val="24"/>
              </w:rPr>
            </w:pPr>
            <w:hyperlink r:id="rId37" w:history="1">
              <w:r w:rsidR="002A63E2" w:rsidRPr="002A63E2">
                <w:rPr>
                  <w:rStyle w:val="Hyperlink"/>
                  <w:sz w:val="24"/>
                  <w:szCs w:val="24"/>
                </w:rPr>
                <w:t>University System of Ohio</w:t>
              </w:r>
            </w:hyperlink>
          </w:p>
          <w:p w:rsidR="000A6E18" w:rsidRPr="002A63E2" w:rsidRDefault="000A4A56" w:rsidP="0084459C">
            <w:pPr>
              <w:pStyle w:val="ListParagraph"/>
              <w:numPr>
                <w:ilvl w:val="0"/>
                <w:numId w:val="16"/>
              </w:numPr>
              <w:spacing w:line="276" w:lineRule="auto"/>
              <w:rPr>
                <w:sz w:val="24"/>
                <w:szCs w:val="24"/>
              </w:rPr>
            </w:pPr>
            <w:hyperlink r:id="rId38" w:history="1">
              <w:r w:rsidR="002A63E2" w:rsidRPr="002A63E2">
                <w:rPr>
                  <w:rStyle w:val="Hyperlink"/>
                  <w:sz w:val="24"/>
                  <w:szCs w:val="24"/>
                </w:rPr>
                <w:t>Download Link from Ohio Regents</w:t>
              </w:r>
            </w:hyperlink>
          </w:p>
        </w:tc>
      </w:tr>
      <w:tr w:rsidR="000A6E18" w:rsidRPr="000A6E18" w:rsidTr="00A07298">
        <w:trPr>
          <w:trHeight w:val="482"/>
          <w:jc w:val="center"/>
        </w:trPr>
        <w:tc>
          <w:tcPr>
            <w:tcW w:w="1980" w:type="dxa"/>
          </w:tcPr>
          <w:p w:rsidR="000A6E18" w:rsidRPr="000A6E18" w:rsidRDefault="000A6E18" w:rsidP="000A6E18">
            <w:pPr>
              <w:spacing w:line="276" w:lineRule="auto"/>
              <w:rPr>
                <w:b/>
                <w:sz w:val="24"/>
                <w:szCs w:val="24"/>
              </w:rPr>
            </w:pPr>
            <w:r w:rsidRPr="000A6E18">
              <w:rPr>
                <w:b/>
                <w:sz w:val="24"/>
                <w:szCs w:val="24"/>
              </w:rPr>
              <w:t>CDC UP Test Case Template</w:t>
            </w:r>
          </w:p>
        </w:tc>
        <w:tc>
          <w:tcPr>
            <w:tcW w:w="3060" w:type="dxa"/>
          </w:tcPr>
          <w:p w:rsidR="000A6E18" w:rsidRPr="000A6E18" w:rsidRDefault="000A6E18" w:rsidP="000A6E18">
            <w:pPr>
              <w:spacing w:line="276" w:lineRule="auto"/>
              <w:rPr>
                <w:sz w:val="24"/>
                <w:szCs w:val="24"/>
              </w:rPr>
            </w:pPr>
            <w:r w:rsidRPr="000A6E18">
              <w:rPr>
                <w:sz w:val="24"/>
                <w:szCs w:val="24"/>
              </w:rPr>
              <w:t>Centers for Disease Control and Prevention UP Test Case Template</w:t>
            </w:r>
          </w:p>
        </w:tc>
        <w:tc>
          <w:tcPr>
            <w:tcW w:w="3350" w:type="dxa"/>
          </w:tcPr>
          <w:p w:rsidR="000A6E18" w:rsidRPr="002A63E2" w:rsidRDefault="000A4A56" w:rsidP="0084459C">
            <w:pPr>
              <w:pStyle w:val="ListParagraph"/>
              <w:numPr>
                <w:ilvl w:val="0"/>
                <w:numId w:val="26"/>
              </w:numPr>
              <w:spacing w:line="276" w:lineRule="auto"/>
              <w:rPr>
                <w:i/>
                <w:sz w:val="24"/>
                <w:szCs w:val="24"/>
              </w:rPr>
            </w:pPr>
            <w:hyperlink r:id="rId39" w:history="1">
              <w:r w:rsidR="000A6E18" w:rsidRPr="002A63E2">
                <w:rPr>
                  <w:rStyle w:val="Hyperlink"/>
                  <w:sz w:val="24"/>
                  <w:szCs w:val="24"/>
                </w:rPr>
                <w:t>CDC UP Test Case Template</w:t>
              </w:r>
            </w:hyperlink>
            <w:r w:rsidR="000A6E18" w:rsidRPr="002A63E2">
              <w:rPr>
                <w:sz w:val="24"/>
                <w:szCs w:val="24"/>
              </w:rPr>
              <w:t xml:space="preserve"> </w:t>
            </w:r>
          </w:p>
        </w:tc>
      </w:tr>
    </w:tbl>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0">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2">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3">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7">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27">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28">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nsid w:val="570822EB"/>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5">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7">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8">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4">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30"/>
  </w:num>
  <w:num w:numId="4">
    <w:abstractNumId w:val="41"/>
  </w:num>
  <w:num w:numId="5">
    <w:abstractNumId w:val="8"/>
  </w:num>
  <w:num w:numId="6">
    <w:abstractNumId w:val="24"/>
  </w:num>
  <w:num w:numId="7">
    <w:abstractNumId w:val="2"/>
  </w:num>
  <w:num w:numId="8">
    <w:abstractNumId w:val="22"/>
  </w:num>
  <w:num w:numId="9">
    <w:abstractNumId w:val="31"/>
  </w:num>
  <w:num w:numId="10">
    <w:abstractNumId w:val="12"/>
  </w:num>
  <w:num w:numId="11">
    <w:abstractNumId w:val="36"/>
  </w:num>
  <w:num w:numId="12">
    <w:abstractNumId w:val="15"/>
  </w:num>
  <w:num w:numId="13">
    <w:abstractNumId w:val="44"/>
  </w:num>
  <w:num w:numId="14">
    <w:abstractNumId w:val="28"/>
  </w:num>
  <w:num w:numId="15">
    <w:abstractNumId w:val="37"/>
  </w:num>
  <w:num w:numId="16">
    <w:abstractNumId w:val="43"/>
  </w:num>
  <w:num w:numId="17">
    <w:abstractNumId w:val="32"/>
  </w:num>
  <w:num w:numId="18">
    <w:abstractNumId w:val="29"/>
  </w:num>
  <w:num w:numId="19">
    <w:abstractNumId w:val="9"/>
  </w:num>
  <w:num w:numId="20">
    <w:abstractNumId w:val="40"/>
  </w:num>
  <w:num w:numId="21">
    <w:abstractNumId w:val="5"/>
  </w:num>
  <w:num w:numId="22">
    <w:abstractNumId w:val="35"/>
  </w:num>
  <w:num w:numId="23">
    <w:abstractNumId w:val="33"/>
  </w:num>
  <w:num w:numId="24">
    <w:abstractNumId w:val="38"/>
  </w:num>
  <w:num w:numId="25">
    <w:abstractNumId w:val="19"/>
  </w:num>
  <w:num w:numId="26">
    <w:abstractNumId w:val="14"/>
  </w:num>
  <w:num w:numId="27">
    <w:abstractNumId w:val="23"/>
  </w:num>
  <w:num w:numId="28">
    <w:abstractNumId w:val="7"/>
  </w:num>
  <w:num w:numId="29">
    <w:abstractNumId w:val="21"/>
  </w:num>
  <w:num w:numId="30">
    <w:abstractNumId w:val="17"/>
  </w:num>
  <w:num w:numId="31">
    <w:abstractNumId w:val="39"/>
  </w:num>
  <w:num w:numId="32">
    <w:abstractNumId w:val="16"/>
  </w:num>
  <w:num w:numId="33">
    <w:abstractNumId w:val="34"/>
  </w:num>
  <w:num w:numId="34">
    <w:abstractNumId w:val="0"/>
  </w:num>
  <w:num w:numId="35">
    <w:abstractNumId w:val="26"/>
  </w:num>
  <w:num w:numId="36">
    <w:abstractNumId w:val="27"/>
  </w:num>
  <w:num w:numId="37">
    <w:abstractNumId w:val="20"/>
  </w:num>
  <w:num w:numId="38">
    <w:abstractNumId w:val="18"/>
  </w:num>
  <w:num w:numId="39">
    <w:abstractNumId w:val="42"/>
  </w:num>
  <w:num w:numId="40">
    <w:abstractNumId w:val="4"/>
  </w:num>
  <w:num w:numId="41">
    <w:abstractNumId w:val="1"/>
  </w:num>
  <w:num w:numId="42">
    <w:abstractNumId w:val="11"/>
  </w:num>
  <w:num w:numId="43">
    <w:abstractNumId w:val="25"/>
  </w:num>
  <w:num w:numId="44">
    <w:abstractNumId w:val="3"/>
  </w:num>
  <w:num w:numId="45">
    <w:abstractNumId w:val="6"/>
  </w:num>
  <w:num w:numId="46">
    <w:abstractNumId w:val="4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5596"/>
    <w:rsid w:val="00025FFF"/>
    <w:rsid w:val="00026F92"/>
    <w:rsid w:val="00030F38"/>
    <w:rsid w:val="0003283D"/>
    <w:rsid w:val="00034B85"/>
    <w:rsid w:val="0003674D"/>
    <w:rsid w:val="00043F0A"/>
    <w:rsid w:val="0005224B"/>
    <w:rsid w:val="00053117"/>
    <w:rsid w:val="00057672"/>
    <w:rsid w:val="00057B78"/>
    <w:rsid w:val="000621D0"/>
    <w:rsid w:val="000822F9"/>
    <w:rsid w:val="000830C5"/>
    <w:rsid w:val="00083F5D"/>
    <w:rsid w:val="00092D1B"/>
    <w:rsid w:val="000A4A56"/>
    <w:rsid w:val="000A660B"/>
    <w:rsid w:val="000A6E18"/>
    <w:rsid w:val="000C16D7"/>
    <w:rsid w:val="000D31DE"/>
    <w:rsid w:val="000E2F4D"/>
    <w:rsid w:val="000E4278"/>
    <w:rsid w:val="000F1F03"/>
    <w:rsid w:val="00122DC8"/>
    <w:rsid w:val="001335DB"/>
    <w:rsid w:val="001348A9"/>
    <w:rsid w:val="00140F1A"/>
    <w:rsid w:val="00144634"/>
    <w:rsid w:val="00145C68"/>
    <w:rsid w:val="00146362"/>
    <w:rsid w:val="00160A8C"/>
    <w:rsid w:val="00162420"/>
    <w:rsid w:val="00162BEF"/>
    <w:rsid w:val="00162BFC"/>
    <w:rsid w:val="00166ABC"/>
    <w:rsid w:val="00167C06"/>
    <w:rsid w:val="00176467"/>
    <w:rsid w:val="00180493"/>
    <w:rsid w:val="001843E2"/>
    <w:rsid w:val="00190F47"/>
    <w:rsid w:val="00191AA4"/>
    <w:rsid w:val="00193B08"/>
    <w:rsid w:val="00196C0F"/>
    <w:rsid w:val="001A16AC"/>
    <w:rsid w:val="001A3D7D"/>
    <w:rsid w:val="001B3538"/>
    <w:rsid w:val="001C33D8"/>
    <w:rsid w:val="001D1363"/>
    <w:rsid w:val="001E0706"/>
    <w:rsid w:val="001F0E32"/>
    <w:rsid w:val="002261F9"/>
    <w:rsid w:val="002331C9"/>
    <w:rsid w:val="00242A44"/>
    <w:rsid w:val="002537E9"/>
    <w:rsid w:val="00272549"/>
    <w:rsid w:val="002729D7"/>
    <w:rsid w:val="00273057"/>
    <w:rsid w:val="00280060"/>
    <w:rsid w:val="00280868"/>
    <w:rsid w:val="00283AAD"/>
    <w:rsid w:val="00291973"/>
    <w:rsid w:val="002A63E2"/>
    <w:rsid w:val="002A67E9"/>
    <w:rsid w:val="002C4047"/>
    <w:rsid w:val="002D4237"/>
    <w:rsid w:val="002E017F"/>
    <w:rsid w:val="002F0B8D"/>
    <w:rsid w:val="002F415F"/>
    <w:rsid w:val="002F770B"/>
    <w:rsid w:val="00300655"/>
    <w:rsid w:val="0030280D"/>
    <w:rsid w:val="0034243E"/>
    <w:rsid w:val="0034347C"/>
    <w:rsid w:val="00363F75"/>
    <w:rsid w:val="0036597A"/>
    <w:rsid w:val="00367D21"/>
    <w:rsid w:val="00382F75"/>
    <w:rsid w:val="00395025"/>
    <w:rsid w:val="003A0220"/>
    <w:rsid w:val="003A64BF"/>
    <w:rsid w:val="003B671B"/>
    <w:rsid w:val="003C0352"/>
    <w:rsid w:val="003C6766"/>
    <w:rsid w:val="003D1FF0"/>
    <w:rsid w:val="003D2C40"/>
    <w:rsid w:val="003D5010"/>
    <w:rsid w:val="003E067E"/>
    <w:rsid w:val="003F5498"/>
    <w:rsid w:val="00420258"/>
    <w:rsid w:val="004236A7"/>
    <w:rsid w:val="00432728"/>
    <w:rsid w:val="00434FAB"/>
    <w:rsid w:val="00460E0A"/>
    <w:rsid w:val="00466865"/>
    <w:rsid w:val="00467CBD"/>
    <w:rsid w:val="004762D8"/>
    <w:rsid w:val="0047717F"/>
    <w:rsid w:val="00486019"/>
    <w:rsid w:val="00495AEC"/>
    <w:rsid w:val="004966C8"/>
    <w:rsid w:val="004B2486"/>
    <w:rsid w:val="004B4774"/>
    <w:rsid w:val="004C003B"/>
    <w:rsid w:val="004C3409"/>
    <w:rsid w:val="004C7812"/>
    <w:rsid w:val="004E247B"/>
    <w:rsid w:val="004F1804"/>
    <w:rsid w:val="00506AE0"/>
    <w:rsid w:val="00510229"/>
    <w:rsid w:val="005106ED"/>
    <w:rsid w:val="00512B45"/>
    <w:rsid w:val="00514A6E"/>
    <w:rsid w:val="005313EC"/>
    <w:rsid w:val="0053767D"/>
    <w:rsid w:val="00540DA4"/>
    <w:rsid w:val="00542CD5"/>
    <w:rsid w:val="005435D5"/>
    <w:rsid w:val="00556F01"/>
    <w:rsid w:val="0056093E"/>
    <w:rsid w:val="00574B0B"/>
    <w:rsid w:val="005934F6"/>
    <w:rsid w:val="0059551B"/>
    <w:rsid w:val="00596BF7"/>
    <w:rsid w:val="00596BFE"/>
    <w:rsid w:val="005A1B48"/>
    <w:rsid w:val="005A3488"/>
    <w:rsid w:val="005A4B24"/>
    <w:rsid w:val="005B17B3"/>
    <w:rsid w:val="005C2847"/>
    <w:rsid w:val="005C2CE7"/>
    <w:rsid w:val="005C4E21"/>
    <w:rsid w:val="005C7A81"/>
    <w:rsid w:val="005D6E00"/>
    <w:rsid w:val="005D7162"/>
    <w:rsid w:val="005E11AD"/>
    <w:rsid w:val="005E775A"/>
    <w:rsid w:val="00604E48"/>
    <w:rsid w:val="00614694"/>
    <w:rsid w:val="0062106D"/>
    <w:rsid w:val="00625B88"/>
    <w:rsid w:val="006417AE"/>
    <w:rsid w:val="006615A1"/>
    <w:rsid w:val="006830B6"/>
    <w:rsid w:val="0069189A"/>
    <w:rsid w:val="006A366C"/>
    <w:rsid w:val="006A3DD1"/>
    <w:rsid w:val="006A4E61"/>
    <w:rsid w:val="006B68FA"/>
    <w:rsid w:val="006E137C"/>
    <w:rsid w:val="006F00DB"/>
    <w:rsid w:val="006F429E"/>
    <w:rsid w:val="006F4718"/>
    <w:rsid w:val="00715293"/>
    <w:rsid w:val="00720BC3"/>
    <w:rsid w:val="00722916"/>
    <w:rsid w:val="00724376"/>
    <w:rsid w:val="007262E7"/>
    <w:rsid w:val="007319EB"/>
    <w:rsid w:val="00746376"/>
    <w:rsid w:val="0076738D"/>
    <w:rsid w:val="00774A8E"/>
    <w:rsid w:val="0078521C"/>
    <w:rsid w:val="0079283B"/>
    <w:rsid w:val="0079480F"/>
    <w:rsid w:val="00796F77"/>
    <w:rsid w:val="007A0184"/>
    <w:rsid w:val="007A1E1E"/>
    <w:rsid w:val="007C4F35"/>
    <w:rsid w:val="007E10ED"/>
    <w:rsid w:val="007E22D9"/>
    <w:rsid w:val="007F217F"/>
    <w:rsid w:val="007F5637"/>
    <w:rsid w:val="00815F3C"/>
    <w:rsid w:val="00817369"/>
    <w:rsid w:val="00824FEC"/>
    <w:rsid w:val="00832E4E"/>
    <w:rsid w:val="0084459C"/>
    <w:rsid w:val="00846DDD"/>
    <w:rsid w:val="008472D0"/>
    <w:rsid w:val="00860EC5"/>
    <w:rsid w:val="00861A20"/>
    <w:rsid w:val="008763BF"/>
    <w:rsid w:val="008850F8"/>
    <w:rsid w:val="00891941"/>
    <w:rsid w:val="00892A15"/>
    <w:rsid w:val="008E671C"/>
    <w:rsid w:val="0090236B"/>
    <w:rsid w:val="00904ECC"/>
    <w:rsid w:val="009311E3"/>
    <w:rsid w:val="009501EE"/>
    <w:rsid w:val="009644C4"/>
    <w:rsid w:val="00966A15"/>
    <w:rsid w:val="009925F1"/>
    <w:rsid w:val="0099332B"/>
    <w:rsid w:val="00993593"/>
    <w:rsid w:val="00994365"/>
    <w:rsid w:val="009A7A83"/>
    <w:rsid w:val="009B1C3E"/>
    <w:rsid w:val="009C17FE"/>
    <w:rsid w:val="009C3736"/>
    <w:rsid w:val="009D0C74"/>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51C88"/>
    <w:rsid w:val="00A63D30"/>
    <w:rsid w:val="00A74236"/>
    <w:rsid w:val="00A75F15"/>
    <w:rsid w:val="00A763DC"/>
    <w:rsid w:val="00A94C12"/>
    <w:rsid w:val="00AA28FC"/>
    <w:rsid w:val="00AB197D"/>
    <w:rsid w:val="00AB3D30"/>
    <w:rsid w:val="00AC58E6"/>
    <w:rsid w:val="00AC6467"/>
    <w:rsid w:val="00AD19FC"/>
    <w:rsid w:val="00AD5C80"/>
    <w:rsid w:val="00AD612F"/>
    <w:rsid w:val="00AE3A4A"/>
    <w:rsid w:val="00AE432F"/>
    <w:rsid w:val="00AE708B"/>
    <w:rsid w:val="00AF36E0"/>
    <w:rsid w:val="00AF4534"/>
    <w:rsid w:val="00B00A30"/>
    <w:rsid w:val="00B03360"/>
    <w:rsid w:val="00B06698"/>
    <w:rsid w:val="00B11622"/>
    <w:rsid w:val="00B14744"/>
    <w:rsid w:val="00B1490B"/>
    <w:rsid w:val="00B16E01"/>
    <w:rsid w:val="00B17B87"/>
    <w:rsid w:val="00B23099"/>
    <w:rsid w:val="00B24B35"/>
    <w:rsid w:val="00B41562"/>
    <w:rsid w:val="00B43CD1"/>
    <w:rsid w:val="00B450CB"/>
    <w:rsid w:val="00B452B0"/>
    <w:rsid w:val="00B47B26"/>
    <w:rsid w:val="00B576B2"/>
    <w:rsid w:val="00B60B65"/>
    <w:rsid w:val="00B62302"/>
    <w:rsid w:val="00B62EE0"/>
    <w:rsid w:val="00B73ED0"/>
    <w:rsid w:val="00B74EB4"/>
    <w:rsid w:val="00B92CCE"/>
    <w:rsid w:val="00BA7A85"/>
    <w:rsid w:val="00BA7CAE"/>
    <w:rsid w:val="00BD1999"/>
    <w:rsid w:val="00BE745B"/>
    <w:rsid w:val="00BF14B9"/>
    <w:rsid w:val="00C00902"/>
    <w:rsid w:val="00C1026D"/>
    <w:rsid w:val="00C11AF9"/>
    <w:rsid w:val="00C12B35"/>
    <w:rsid w:val="00C14B44"/>
    <w:rsid w:val="00C15DBF"/>
    <w:rsid w:val="00C17D56"/>
    <w:rsid w:val="00C27113"/>
    <w:rsid w:val="00C34D8B"/>
    <w:rsid w:val="00C4754B"/>
    <w:rsid w:val="00C50643"/>
    <w:rsid w:val="00C57EAE"/>
    <w:rsid w:val="00C668D1"/>
    <w:rsid w:val="00C71849"/>
    <w:rsid w:val="00C71E5E"/>
    <w:rsid w:val="00C734D2"/>
    <w:rsid w:val="00C86928"/>
    <w:rsid w:val="00C95CD4"/>
    <w:rsid w:val="00CA038C"/>
    <w:rsid w:val="00CA3D3D"/>
    <w:rsid w:val="00CA476F"/>
    <w:rsid w:val="00CB04AA"/>
    <w:rsid w:val="00CB13C1"/>
    <w:rsid w:val="00CC5CE8"/>
    <w:rsid w:val="00CD070C"/>
    <w:rsid w:val="00CD610F"/>
    <w:rsid w:val="00D01258"/>
    <w:rsid w:val="00D10F9E"/>
    <w:rsid w:val="00D12DDD"/>
    <w:rsid w:val="00D2594C"/>
    <w:rsid w:val="00D27137"/>
    <w:rsid w:val="00D320C4"/>
    <w:rsid w:val="00D47D1D"/>
    <w:rsid w:val="00D730BA"/>
    <w:rsid w:val="00D806E3"/>
    <w:rsid w:val="00D84269"/>
    <w:rsid w:val="00D849B3"/>
    <w:rsid w:val="00D85509"/>
    <w:rsid w:val="00D86475"/>
    <w:rsid w:val="00DA06E1"/>
    <w:rsid w:val="00DB1C2A"/>
    <w:rsid w:val="00DB4917"/>
    <w:rsid w:val="00DB559B"/>
    <w:rsid w:val="00DC3697"/>
    <w:rsid w:val="00DD77DB"/>
    <w:rsid w:val="00DF4301"/>
    <w:rsid w:val="00DF451C"/>
    <w:rsid w:val="00DF6807"/>
    <w:rsid w:val="00E014C5"/>
    <w:rsid w:val="00E06E27"/>
    <w:rsid w:val="00E33A44"/>
    <w:rsid w:val="00E34723"/>
    <w:rsid w:val="00E37944"/>
    <w:rsid w:val="00E42AAF"/>
    <w:rsid w:val="00E45494"/>
    <w:rsid w:val="00E52D43"/>
    <w:rsid w:val="00E539D3"/>
    <w:rsid w:val="00E53A12"/>
    <w:rsid w:val="00E77E90"/>
    <w:rsid w:val="00E84F2F"/>
    <w:rsid w:val="00E91996"/>
    <w:rsid w:val="00E96528"/>
    <w:rsid w:val="00EA0BE9"/>
    <w:rsid w:val="00EA4008"/>
    <w:rsid w:val="00EB00EE"/>
    <w:rsid w:val="00EB3F9C"/>
    <w:rsid w:val="00EB537A"/>
    <w:rsid w:val="00ED465E"/>
    <w:rsid w:val="00ED5B49"/>
    <w:rsid w:val="00EE07B2"/>
    <w:rsid w:val="00EE3B13"/>
    <w:rsid w:val="00EE5316"/>
    <w:rsid w:val="00F023E4"/>
    <w:rsid w:val="00F027B4"/>
    <w:rsid w:val="00F078C7"/>
    <w:rsid w:val="00F233E9"/>
    <w:rsid w:val="00F25E7F"/>
    <w:rsid w:val="00F316A0"/>
    <w:rsid w:val="00F37337"/>
    <w:rsid w:val="00F406CC"/>
    <w:rsid w:val="00F72941"/>
    <w:rsid w:val="00F8451D"/>
    <w:rsid w:val="00F92F3D"/>
    <w:rsid w:val="00F9529B"/>
    <w:rsid w:val="00FA67DE"/>
    <w:rsid w:val="00FB5633"/>
    <w:rsid w:val="00FB7C0A"/>
    <w:rsid w:val="00FC078C"/>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21" Type="http://schemas.openxmlformats.org/officeDocument/2006/relationships/image" Target="media/image9.PNG"/><Relationship Id="rId34" Type="http://schemas.openxmlformats.org/officeDocument/2006/relationships/hyperlink" Target="https://drive.google.com/file/d/0B-yh-IYX9YZvcW9JTG1jNXRHZW8/view?usp=sharing" TargetMode="Externa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s://www.ohiohighered.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google.com/p/apc-softdev-it111-05/" TargetMode="External"/><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drive.google.com/file/d/0B-yh-IYX9YZvR3pQMnV0SXI4TlE/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C1ED4C16-7AB8-488C-8797-46351DFD4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43</Pages>
  <Words>7150</Words>
  <Characters>40756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Trixia Urquiza</cp:lastModifiedBy>
  <cp:revision>303</cp:revision>
  <dcterms:created xsi:type="dcterms:W3CDTF">2015-02-10T11:22:00Z</dcterms:created>
  <dcterms:modified xsi:type="dcterms:W3CDTF">2015-03-11T14:15:00Z</dcterms:modified>
</cp:coreProperties>
</file>