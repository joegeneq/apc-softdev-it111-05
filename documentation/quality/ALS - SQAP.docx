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bookmarkStart w:id="1" w:name="_GoBack"/>
      <w:bookmarkEnd w:id="1"/>
      <w:r>
        <w:rPr>
          <w:sz w:val="36"/>
        </w:rPr>
        <w:t>AngSalitaNgDiyos.com</w:t>
      </w:r>
      <w:bookmarkEnd w:id="0"/>
    </w:p>
    <w:p w:rsidR="002C4047" w:rsidRPr="00865FF7" w:rsidRDefault="002C4047" w:rsidP="002C4047">
      <w:pPr>
        <w:pStyle w:val="Heading1"/>
        <w:jc w:val="center"/>
        <w:rPr>
          <w:sz w:val="32"/>
        </w:rPr>
      </w:pPr>
      <w:bookmarkStart w:id="2" w:name="_Toc411351882"/>
      <w:r w:rsidRPr="00865FF7">
        <w:rPr>
          <w:sz w:val="32"/>
        </w:rPr>
        <w:t>Liturgical Site</w:t>
      </w:r>
      <w:bookmarkEnd w:id="2"/>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C34D8B"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9C17FE" w:rsidP="00514A6E">
      <w:pPr>
        <w:spacing w:line="276" w:lineRule="auto"/>
        <w:rPr>
          <w:del w:id="3" w:author="theirs" w:date="2015-03-06T19:12:00Z"/>
          <w:i/>
          <w:sz w:val="24"/>
          <w:szCs w:val="24"/>
        </w:rPr>
      </w:pPr>
      <w:del w:id="4" w:author="theirs" w:date="2015-03-06T19:12:00Z">
        <w:r>
          <w:rPr>
            <w:noProof/>
            <w:sz w:val="24"/>
            <w:szCs w:val="24"/>
            <w:lang w:val="en-PH" w:eastAsia="en-PH"/>
          </w:rPr>
          <w:drawing>
            <wp:anchor distT="0" distB="0" distL="114300" distR="114300" simplePos="0" relativeHeight="251671552" behindDoc="0" locked="0" layoutInCell="1" allowOverlap="1" wp14:anchorId="27502666" wp14:editId="48DDD7F1">
              <wp:simplePos x="0" y="0"/>
              <wp:positionH relativeFrom="margin">
                <wp:align>center</wp:align>
              </wp:positionH>
              <wp:positionV relativeFrom="paragraph">
                <wp:posOffset>287020</wp:posOffset>
              </wp:positionV>
              <wp:extent cx="5346065" cy="217170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346065" cy="2171700"/>
                      </a:xfrm>
                      <a:prstGeom prst="rect">
                        <a:avLst/>
                      </a:prstGeom>
                    </pic:spPr>
                  </pic:pic>
                </a:graphicData>
              </a:graphic>
              <wp14:sizeRelH relativeFrom="margin">
                <wp14:pctWidth>0</wp14:pctWidth>
              </wp14:sizeRelH>
              <wp14:sizeRelV relativeFrom="margin">
                <wp14:pctHeight>0</wp14:pctHeight>
              </wp14:sizeRelV>
            </wp:anchor>
          </w:drawing>
        </w:r>
      </w:del>
    </w:p>
    <w:p w:rsidR="00C27113" w:rsidRPr="00C27113" w:rsidRDefault="00C27113" w:rsidP="00514A6E">
      <w:pPr>
        <w:spacing w:line="276" w:lineRule="auto"/>
        <w:rPr>
          <w:ins w:id="5" w:author="theirs" w:date="2015-03-06T19:12:00Z"/>
          <w:i/>
          <w:sz w:val="24"/>
          <w:szCs w:val="24"/>
        </w:rPr>
      </w:pPr>
    </w:p>
    <w:p w:rsidR="009C17FE" w:rsidRDefault="009644C4" w:rsidP="00F9529B">
      <w:pPr>
        <w:spacing w:line="276" w:lineRule="auto"/>
        <w:jc w:val="center"/>
        <w:rPr>
          <w:ins w:id="6" w:author="theirs" w:date="2015-03-06T19:12:00Z"/>
          <w:sz w:val="24"/>
          <w:szCs w:val="24"/>
        </w:rPr>
      </w:pPr>
      <w:ins w:id="7" w:author="theirs" w:date="2015-03-06T19:12:00Z">
        <w:r>
          <w:rPr>
            <w:noProof/>
            <w:sz w:val="24"/>
            <w:szCs w:val="24"/>
            <w:lang w:val="en-PH" w:eastAsia="en-PH"/>
          </w:rPr>
          <w:drawing>
            <wp:anchor distT="0" distB="0" distL="114300" distR="114300" simplePos="0" relativeHeight="251658240" behindDoc="0" locked="0" layoutInCell="1" allowOverlap="1" wp14:anchorId="4E00B495" wp14:editId="0C1C8EF9">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ins>
    </w:p>
    <w:p w:rsidR="009644C4" w:rsidRDefault="009644C4" w:rsidP="009C17FE">
      <w:pPr>
        <w:spacing w:line="276" w:lineRule="auto"/>
        <w:jc w:val="center"/>
        <w:rPr>
          <w:ins w:id="8" w:author="theirs" w:date="2015-03-06T19:12:00Z"/>
          <w:sz w:val="24"/>
          <w:szCs w:val="24"/>
        </w:rPr>
      </w:pPr>
    </w:p>
    <w:p w:rsidR="009644C4" w:rsidRDefault="009644C4" w:rsidP="009C17FE">
      <w:pPr>
        <w:spacing w:line="276" w:lineRule="auto"/>
        <w:jc w:val="center"/>
        <w:rPr>
          <w:ins w:id="9" w:author="theirs" w:date="2015-03-06T19:12:00Z"/>
          <w:sz w:val="24"/>
          <w:szCs w:val="24"/>
        </w:rPr>
      </w:pPr>
    </w:p>
    <w:p w:rsidR="009644C4" w:rsidRDefault="009644C4" w:rsidP="009C17FE">
      <w:pPr>
        <w:spacing w:line="276" w:lineRule="auto"/>
        <w:jc w:val="center"/>
        <w:rPr>
          <w:ins w:id="10" w:author="theirs" w:date="2015-03-06T19:12:00Z"/>
          <w:sz w:val="24"/>
          <w:szCs w:val="24"/>
        </w:rPr>
      </w:pPr>
    </w:p>
    <w:p w:rsidR="009644C4" w:rsidRDefault="009644C4" w:rsidP="009C17FE">
      <w:pPr>
        <w:spacing w:line="276" w:lineRule="auto"/>
        <w:jc w:val="center"/>
        <w:rPr>
          <w:ins w:id="11" w:author="theirs" w:date="2015-03-06T19:12:00Z"/>
          <w:sz w:val="24"/>
          <w:szCs w:val="24"/>
        </w:rPr>
      </w:pPr>
    </w:p>
    <w:p w:rsidR="009644C4" w:rsidRDefault="009644C4" w:rsidP="009C17FE">
      <w:pPr>
        <w:spacing w:line="276" w:lineRule="auto"/>
        <w:jc w:val="center"/>
        <w:rPr>
          <w:ins w:id="12" w:author="theirs" w:date="2015-03-06T19:12:00Z"/>
          <w:sz w:val="24"/>
          <w:szCs w:val="24"/>
        </w:rPr>
      </w:pPr>
    </w:p>
    <w:p w:rsidR="009644C4" w:rsidRDefault="009644C4" w:rsidP="009C17FE">
      <w:pPr>
        <w:spacing w:line="276" w:lineRule="auto"/>
        <w:jc w:val="center"/>
        <w:rPr>
          <w:ins w:id="13" w:author="theirs" w:date="2015-03-06T19:12:00Z"/>
          <w:sz w:val="24"/>
          <w:szCs w:val="24"/>
        </w:rPr>
      </w:pPr>
    </w:p>
    <w:p w:rsidR="009644C4" w:rsidRDefault="009644C4" w:rsidP="009C17FE">
      <w:pPr>
        <w:spacing w:line="276" w:lineRule="auto"/>
        <w:jc w:val="center"/>
        <w:rPr>
          <w:ins w:id="14" w:author="theirs" w:date="2015-03-06T19:12:00Z"/>
          <w:sz w:val="24"/>
          <w:szCs w:val="24"/>
        </w:rPr>
      </w:pPr>
    </w:p>
    <w:p w:rsidR="009644C4" w:rsidRDefault="009644C4" w:rsidP="009C17FE">
      <w:pPr>
        <w:spacing w:line="276" w:lineRule="auto"/>
        <w:jc w:val="center"/>
        <w:rPr>
          <w:ins w:id="15" w:author="theirs" w:date="2015-03-06T19:12:00Z"/>
          <w:sz w:val="24"/>
          <w:szCs w:val="24"/>
        </w:rPr>
      </w:pPr>
    </w:p>
    <w:p w:rsidR="009644C4" w:rsidRDefault="009644C4" w:rsidP="009C17FE">
      <w:pPr>
        <w:spacing w:line="276" w:lineRule="auto"/>
        <w:jc w:val="center"/>
        <w:rPr>
          <w:ins w:id="16" w:author="theirs" w:date="2015-03-06T19:12:00Z"/>
          <w:sz w:val="24"/>
          <w:szCs w:val="24"/>
        </w:rPr>
      </w:pPr>
    </w:p>
    <w:p w:rsidR="009644C4" w:rsidRDefault="009644C4" w:rsidP="009C17FE">
      <w:pPr>
        <w:spacing w:line="276" w:lineRule="auto"/>
        <w:jc w:val="center"/>
        <w:rPr>
          <w:ins w:id="17" w:author="theirs" w:date="2015-03-06T19:12:00Z"/>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ins w:id="18" w:author="theirs" w:date="2015-03-06T19:12:00Z"/>
          <w:b/>
          <w:sz w:val="24"/>
          <w:szCs w:val="24"/>
        </w:rPr>
      </w:pPr>
      <w:ins w:id="19" w:author="theirs" w:date="2015-03-06T19:12:00Z">
        <w:r w:rsidRPr="003A0220">
          <w:rPr>
            <w:b/>
            <w:sz w:val="24"/>
            <w:szCs w:val="24"/>
          </w:rPr>
          <w:t>Entity:</w:t>
        </w:r>
        <w:r w:rsidRPr="003A0220">
          <w:rPr>
            <w:sz w:val="24"/>
            <w:szCs w:val="24"/>
          </w:rPr>
          <w:t xml:space="preserve"> </w:t>
        </w:r>
        <w:r>
          <w:rPr>
            <w:b/>
            <w:sz w:val="24"/>
            <w:szCs w:val="24"/>
          </w:rPr>
          <w:t>USER</w:t>
        </w:r>
      </w:ins>
    </w:p>
    <w:p w:rsidR="009644C4" w:rsidRPr="003A0220" w:rsidRDefault="009644C4" w:rsidP="009644C4">
      <w:pPr>
        <w:contextualSpacing/>
        <w:rPr>
          <w:ins w:id="20" w:author="theirs" w:date="2015-03-06T19:12:00Z"/>
          <w:b/>
          <w:sz w:val="24"/>
          <w:szCs w:val="24"/>
        </w:rPr>
      </w:pPr>
      <w:ins w:id="21" w:author="theirs" w:date="2015-03-06T19:12:00Z">
        <w:r w:rsidRPr="003A0220">
          <w:rPr>
            <w:b/>
            <w:sz w:val="24"/>
            <w:szCs w:val="24"/>
          </w:rPr>
          <w:t>Description:</w:t>
        </w:r>
      </w:ins>
    </w:p>
    <w:p w:rsidR="009644C4" w:rsidRPr="00A36EFE" w:rsidRDefault="009644C4" w:rsidP="009644C4">
      <w:pPr>
        <w:contextualSpacing/>
        <w:rPr>
          <w:ins w:id="22" w:author="theirs" w:date="2015-03-06T19:12:00Z"/>
          <w:color w:val="FF0000"/>
          <w:sz w:val="24"/>
          <w:szCs w:val="24"/>
        </w:rPr>
      </w:pPr>
      <w:ins w:id="23" w:author="theirs" w:date="2015-03-06T19:12:00Z">
        <w:r w:rsidRPr="00A36EFE">
          <w:rPr>
            <w:color w:val="FF0000"/>
            <w:sz w:val="24"/>
            <w:szCs w:val="24"/>
          </w:rPr>
          <w:tab/>
          <w:t xml:space="preserve">A </w:t>
        </w:r>
        <w:r>
          <w:rPr>
            <w:b/>
            <w:color w:val="FF0000"/>
            <w:sz w:val="24"/>
            <w:szCs w:val="24"/>
          </w:rPr>
          <w:t>user</w:t>
        </w:r>
        <w:r w:rsidRPr="00A36EFE">
          <w:rPr>
            <w:b/>
            <w:color w:val="FF0000"/>
            <w:sz w:val="24"/>
            <w:szCs w:val="24"/>
          </w:rPr>
          <w:t xml:space="preserve"> </w:t>
        </w:r>
        <w:r w:rsidRPr="00A36EFE">
          <w:rPr>
            <w:color w:val="FF0000"/>
            <w:sz w:val="24"/>
            <w:szCs w:val="24"/>
          </w:rPr>
          <w:t>is a</w:t>
        </w:r>
        <w:r>
          <w:rPr>
            <w:color w:val="FF0000"/>
            <w:sz w:val="24"/>
            <w:szCs w:val="24"/>
          </w:rPr>
          <w:t xml:space="preserve"> person who uses the system and access the calendar</w:t>
        </w:r>
        <w:r w:rsidRPr="00A36EFE">
          <w:rPr>
            <w:color w:val="FF0000"/>
            <w:sz w:val="24"/>
            <w:szCs w:val="24"/>
          </w:rPr>
          <w:t>.</w:t>
        </w:r>
      </w:ins>
    </w:p>
    <w:p w:rsidR="009644C4" w:rsidRPr="003A0220" w:rsidRDefault="009644C4" w:rsidP="009644C4">
      <w:pPr>
        <w:contextualSpacing/>
        <w:rPr>
          <w:ins w:id="24" w:author="theirs" w:date="2015-03-06T19:12:00Z"/>
          <w:b/>
          <w:sz w:val="24"/>
          <w:szCs w:val="24"/>
        </w:rPr>
      </w:pPr>
      <w:ins w:id="25" w:author="theirs" w:date="2015-03-06T19:12:00Z">
        <w:r w:rsidRPr="003A0220">
          <w:rPr>
            <w:b/>
            <w:sz w:val="24"/>
            <w:szCs w:val="24"/>
          </w:rPr>
          <w:t>Relationship:</w:t>
        </w:r>
      </w:ins>
    </w:p>
    <w:p w:rsidR="009644C4" w:rsidRDefault="009644C4" w:rsidP="009644C4">
      <w:pPr>
        <w:contextualSpacing/>
        <w:rPr>
          <w:ins w:id="26" w:author="theirs" w:date="2015-03-06T19:12:00Z"/>
          <w:sz w:val="24"/>
          <w:szCs w:val="24"/>
        </w:rPr>
      </w:pPr>
      <w:ins w:id="27" w:author="theirs" w:date="2015-03-06T19:12:00Z">
        <w:r w:rsidRPr="003A0220">
          <w:rPr>
            <w:sz w:val="24"/>
            <w:szCs w:val="24"/>
          </w:rPr>
          <w:tab/>
          <w:t xml:space="preserve">A </w:t>
        </w:r>
        <w:r>
          <w:rPr>
            <w:sz w:val="24"/>
            <w:szCs w:val="24"/>
          </w:rPr>
          <w:t>user with an admin role can create, read, update and delete calendar events.</w:t>
        </w:r>
      </w:ins>
    </w:p>
    <w:p w:rsidR="009644C4" w:rsidRPr="003A0220" w:rsidRDefault="009644C4" w:rsidP="009644C4">
      <w:pPr>
        <w:contextualSpacing/>
        <w:rPr>
          <w:ins w:id="28" w:author="theirs" w:date="2015-03-06T19:12:00Z"/>
          <w:sz w:val="24"/>
          <w:szCs w:val="24"/>
        </w:rPr>
      </w:pPr>
      <w:ins w:id="29" w:author="theirs" w:date="2015-03-06T19:12:00Z">
        <w:r>
          <w:rPr>
            <w:sz w:val="24"/>
            <w:szCs w:val="24"/>
          </w:rPr>
          <w:tab/>
          <w:t>A user with a member role can view calendar events.</w:t>
        </w:r>
      </w:ins>
    </w:p>
    <w:p w:rsidR="009644C4" w:rsidRPr="007C300F" w:rsidRDefault="009644C4" w:rsidP="009644C4">
      <w:pPr>
        <w:contextualSpacing/>
        <w:rPr>
          <w:ins w:id="30" w:author="theirs" w:date="2015-03-06T19:12:00Z"/>
          <w:b/>
          <w:sz w:val="24"/>
          <w:szCs w:val="24"/>
        </w:rPr>
      </w:pPr>
      <w:ins w:id="31" w:author="theirs" w:date="2015-03-06T19:12:00Z">
        <w:r w:rsidRPr="007C300F">
          <w:rPr>
            <w:b/>
            <w:sz w:val="24"/>
            <w:szCs w:val="24"/>
          </w:rPr>
          <w:t>Actor Interaction:</w:t>
        </w:r>
      </w:ins>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ins w:id="32" w:author="theirs" w:date="2015-03-06T19:12:00Z"/>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ins w:id="33" w:author="theirs" w:date="2015-03-06T19:12:00Z"/>
                <w:sz w:val="24"/>
                <w:szCs w:val="24"/>
              </w:rPr>
            </w:pPr>
            <w:ins w:id="34" w:author="theirs" w:date="2015-03-06T19:12:00Z">
              <w:r>
                <w:rPr>
                  <w:sz w:val="24"/>
                  <w:szCs w:val="24"/>
                </w:rPr>
                <w:t>ROLE</w:t>
              </w:r>
            </w:ins>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ins w:id="35" w:author="theirs" w:date="2015-03-06T19:12:00Z"/>
                <w:sz w:val="24"/>
                <w:szCs w:val="24"/>
              </w:rPr>
            </w:pPr>
            <w:ins w:id="36" w:author="theirs" w:date="2015-03-06T19:12:00Z">
              <w:r>
                <w:rPr>
                  <w:sz w:val="24"/>
                  <w:szCs w:val="24"/>
                </w:rPr>
                <w:t>ACTOR</w:t>
              </w:r>
            </w:ins>
          </w:p>
        </w:tc>
      </w:tr>
      <w:tr w:rsidR="009644C4" w:rsidTr="003F6D95">
        <w:trPr>
          <w:cnfStyle w:val="000000100000" w:firstRow="0" w:lastRow="0" w:firstColumn="0" w:lastColumn="0" w:oddVBand="0" w:evenVBand="0" w:oddHBand="1" w:evenHBand="0" w:firstRowFirstColumn="0" w:firstRowLastColumn="0" w:lastRowFirstColumn="0" w:lastRowLastColumn="0"/>
          <w:ins w:id="37" w:author="theirs" w:date="2015-03-06T19:12:00Z"/>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ins w:id="38" w:author="theirs" w:date="2015-03-06T19:12:00Z"/>
                <w:sz w:val="24"/>
                <w:szCs w:val="24"/>
              </w:rPr>
            </w:pPr>
            <w:ins w:id="39" w:author="theirs" w:date="2015-03-06T19:12:00Z">
              <w:r>
                <w:rPr>
                  <w:sz w:val="24"/>
                  <w:szCs w:val="24"/>
                </w:rPr>
                <w:t>Create</w:t>
              </w:r>
            </w:ins>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ins w:id="40" w:author="theirs" w:date="2015-03-06T19:12:00Z"/>
                <w:sz w:val="24"/>
                <w:szCs w:val="24"/>
              </w:rPr>
            </w:pPr>
            <w:ins w:id="41" w:author="theirs" w:date="2015-03-06T19:12:00Z">
              <w:r>
                <w:rPr>
                  <w:sz w:val="24"/>
                  <w:szCs w:val="24"/>
                </w:rPr>
                <w:t>Admin</w:t>
              </w:r>
            </w:ins>
          </w:p>
        </w:tc>
      </w:tr>
      <w:tr w:rsidR="009644C4" w:rsidTr="003F6D95">
        <w:trPr>
          <w:ins w:id="42" w:author="theirs" w:date="2015-03-06T19:12:00Z"/>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ins w:id="43" w:author="theirs" w:date="2015-03-06T19:12:00Z"/>
                <w:sz w:val="24"/>
                <w:szCs w:val="24"/>
              </w:rPr>
            </w:pPr>
            <w:ins w:id="44" w:author="theirs" w:date="2015-03-06T19:12:00Z">
              <w:r>
                <w:rPr>
                  <w:sz w:val="24"/>
                  <w:szCs w:val="24"/>
                </w:rPr>
                <w:t>Read</w:t>
              </w:r>
            </w:ins>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ins w:id="45" w:author="theirs" w:date="2015-03-06T19:12:00Z"/>
                <w:sz w:val="24"/>
                <w:szCs w:val="24"/>
              </w:rPr>
            </w:pPr>
            <w:ins w:id="46" w:author="theirs" w:date="2015-03-06T19:12:00Z">
              <w:r>
                <w:rPr>
                  <w:sz w:val="24"/>
                  <w:szCs w:val="24"/>
                </w:rPr>
                <w:t>Admin, Member</w:t>
              </w:r>
            </w:ins>
          </w:p>
        </w:tc>
      </w:tr>
      <w:tr w:rsidR="009644C4" w:rsidTr="003F6D95">
        <w:trPr>
          <w:cnfStyle w:val="000000100000" w:firstRow="0" w:lastRow="0" w:firstColumn="0" w:lastColumn="0" w:oddVBand="0" w:evenVBand="0" w:oddHBand="1" w:evenHBand="0" w:firstRowFirstColumn="0" w:firstRowLastColumn="0" w:lastRowFirstColumn="0" w:lastRowLastColumn="0"/>
          <w:ins w:id="47" w:author="theirs" w:date="2015-03-06T19:12:00Z"/>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ins w:id="48" w:author="theirs" w:date="2015-03-06T19:12:00Z"/>
                <w:sz w:val="24"/>
                <w:szCs w:val="24"/>
              </w:rPr>
            </w:pPr>
            <w:ins w:id="49" w:author="theirs" w:date="2015-03-06T19:12:00Z">
              <w:r>
                <w:rPr>
                  <w:sz w:val="24"/>
                  <w:szCs w:val="24"/>
                </w:rPr>
                <w:t>Update</w:t>
              </w:r>
            </w:ins>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ins w:id="50" w:author="theirs" w:date="2015-03-06T19:12:00Z"/>
                <w:sz w:val="24"/>
                <w:szCs w:val="24"/>
              </w:rPr>
            </w:pPr>
            <w:ins w:id="51" w:author="theirs" w:date="2015-03-06T19:12:00Z">
              <w:r>
                <w:rPr>
                  <w:sz w:val="24"/>
                  <w:szCs w:val="24"/>
                </w:rPr>
                <w:t>Admin</w:t>
              </w:r>
            </w:ins>
          </w:p>
        </w:tc>
      </w:tr>
      <w:tr w:rsidR="009644C4" w:rsidTr="003F6D95">
        <w:trPr>
          <w:ins w:id="52" w:author="theirs" w:date="2015-03-06T19:12:00Z"/>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ins w:id="53" w:author="theirs" w:date="2015-03-06T19:12:00Z"/>
                <w:sz w:val="24"/>
                <w:szCs w:val="24"/>
              </w:rPr>
            </w:pPr>
            <w:ins w:id="54" w:author="theirs" w:date="2015-03-06T19:12:00Z">
              <w:r>
                <w:rPr>
                  <w:sz w:val="24"/>
                  <w:szCs w:val="24"/>
                </w:rPr>
                <w:t>Delete</w:t>
              </w:r>
            </w:ins>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ins w:id="55" w:author="theirs" w:date="2015-03-06T19:12:00Z"/>
                <w:sz w:val="24"/>
                <w:szCs w:val="24"/>
              </w:rPr>
            </w:pPr>
            <w:ins w:id="56" w:author="theirs" w:date="2015-03-06T19:12:00Z">
              <w:r>
                <w:rPr>
                  <w:sz w:val="24"/>
                  <w:szCs w:val="24"/>
                </w:rPr>
                <w:t>Admin</w:t>
              </w:r>
            </w:ins>
          </w:p>
        </w:tc>
      </w:tr>
    </w:tbl>
    <w:p w:rsidR="009644C4" w:rsidRDefault="009644C4" w:rsidP="009C17FE">
      <w:pPr>
        <w:contextualSpacing/>
        <w:rPr>
          <w:ins w:id="57" w:author="theirs" w:date="2015-03-06T19:12:00Z"/>
          <w:b/>
          <w:sz w:val="24"/>
          <w:szCs w:val="24"/>
        </w:rPr>
      </w:pPr>
    </w:p>
    <w:p w:rsidR="009644C4" w:rsidRDefault="009644C4" w:rsidP="009C17FE">
      <w:pPr>
        <w:contextualSpacing/>
        <w:rPr>
          <w:ins w:id="58" w:author="theirs" w:date="2015-03-06T19:12:00Z"/>
          <w:b/>
          <w:sz w:val="24"/>
          <w:szCs w:val="24"/>
        </w:rPr>
      </w:pPr>
    </w:p>
    <w:p w:rsidR="009644C4" w:rsidRDefault="009644C4" w:rsidP="009C17FE">
      <w:pPr>
        <w:contextualSpacing/>
        <w:rPr>
          <w:ins w:id="59" w:author="theirs" w:date="2015-03-06T19:12:00Z"/>
          <w:b/>
          <w:sz w:val="24"/>
          <w:szCs w:val="24"/>
        </w:rPr>
      </w:pPr>
    </w:p>
    <w:p w:rsidR="009644C4" w:rsidRDefault="009644C4" w:rsidP="009C17FE">
      <w:pPr>
        <w:contextualSpacing/>
        <w:rPr>
          <w:ins w:id="60" w:author="theirs" w:date="2015-03-06T19:12:00Z"/>
          <w:b/>
          <w:sz w:val="24"/>
          <w:szCs w:val="24"/>
        </w:rPr>
      </w:pPr>
    </w:p>
    <w:p w:rsidR="009644C4" w:rsidRDefault="009644C4" w:rsidP="009C17FE">
      <w:pPr>
        <w:contextualSpacing/>
        <w:rPr>
          <w:ins w:id="61" w:author="theirs" w:date="2015-03-06T19:12:00Z"/>
          <w:b/>
          <w:sz w:val="24"/>
          <w:szCs w:val="24"/>
        </w:rPr>
      </w:pPr>
    </w:p>
    <w:p w:rsidR="009644C4" w:rsidRDefault="009644C4" w:rsidP="009C17FE">
      <w:pPr>
        <w:contextualSpacing/>
        <w:rPr>
          <w:ins w:id="62" w:author="theirs" w:date="2015-03-06T19:12:00Z"/>
          <w:b/>
          <w:sz w:val="24"/>
          <w:szCs w:val="24"/>
        </w:rPr>
      </w:pPr>
    </w:p>
    <w:p w:rsidR="009644C4" w:rsidRDefault="009644C4" w:rsidP="009C17FE">
      <w:pPr>
        <w:contextualSpacing/>
        <w:rPr>
          <w:ins w:id="63" w:author="theirs" w:date="2015-03-06T19:12:00Z"/>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t xml:space="preserve">A </w:t>
      </w:r>
      <w:r w:rsidRPr="00A36EFE">
        <w:rPr>
          <w:b/>
          <w:color w:val="FF0000"/>
          <w:sz w:val="24"/>
          <w:szCs w:val="24"/>
        </w:rPr>
        <w:t xml:space="preserve">year </w:t>
      </w:r>
      <w:r w:rsidRPr="00A36EFE">
        <w:rPr>
          <w:color w:val="FF0000"/>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ins w:id="64" w:author="theirs" w:date="2015-03-06T19:12:00Z">
        <w:r w:rsidR="008472D0">
          <w:rPr>
            <w:sz w:val="24"/>
            <w:szCs w:val="24"/>
          </w:rPr>
          <w:t xml:space="preserve">cycle </w:t>
        </w:r>
      </w:ins>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Features To Be Tested</w:t>
      </w:r>
      <w:r w:rsidR="003D5010">
        <w:rPr>
          <w:b/>
          <w:sz w:val="24"/>
          <w:szCs w:val="24"/>
        </w:rPr>
        <w:t xml:space="preserve"> / </w:t>
      </w:r>
      <w:r w:rsidR="003D5010" w:rsidRPr="003D5010">
        <w:rPr>
          <w:b/>
          <w:color w:val="FF0000"/>
          <w:sz w:val="24"/>
          <w:szCs w:val="24"/>
        </w:rPr>
        <w:t>Features Not To Be Tested</w:t>
      </w:r>
    </w:p>
    <w:p w:rsidR="00C50643" w:rsidRDefault="00C50643" w:rsidP="00C50643">
      <w:pPr>
        <w:spacing w:line="276" w:lineRule="auto"/>
        <w:rPr>
          <w:b/>
          <w:sz w:val="24"/>
          <w:szCs w:val="24"/>
        </w:rPr>
      </w:pPr>
    </w:p>
    <w:p w:rsidR="00C50643" w:rsidRDefault="00C50643" w:rsidP="00C50643">
      <w:pPr>
        <w:spacing w:line="276" w:lineRule="auto"/>
        <w:rPr>
          <w:sz w:val="24"/>
          <w:szCs w:val="24"/>
        </w:rPr>
      </w:pPr>
      <w:r w:rsidRPr="00C50643">
        <w:rPr>
          <w:sz w:val="24"/>
          <w:szCs w:val="24"/>
        </w:rPr>
        <w:t>The fo</w:t>
      </w:r>
      <w:r w:rsidR="00796F77">
        <w:rPr>
          <w:sz w:val="24"/>
          <w:szCs w:val="24"/>
        </w:rPr>
        <w:t>llowing features of the system must be tested and duly evaluated:</w:t>
      </w:r>
    </w:p>
    <w:p w:rsidR="00796F77" w:rsidRDefault="00796F77" w:rsidP="00C50643">
      <w:pPr>
        <w:spacing w:line="276" w:lineRule="auto"/>
        <w:rPr>
          <w:sz w:val="24"/>
          <w:szCs w:val="24"/>
        </w:rPr>
      </w:pPr>
    </w:p>
    <w:p w:rsidR="00C50643" w:rsidRDefault="00796F77" w:rsidP="00C50643">
      <w:pPr>
        <w:pStyle w:val="ListParagraph"/>
        <w:numPr>
          <w:ilvl w:val="1"/>
          <w:numId w:val="25"/>
        </w:numPr>
        <w:spacing w:line="276" w:lineRule="auto"/>
        <w:rPr>
          <w:b/>
          <w:sz w:val="24"/>
          <w:szCs w:val="24"/>
        </w:rPr>
      </w:pPr>
      <w:r>
        <w:rPr>
          <w:b/>
          <w:sz w:val="24"/>
          <w:szCs w:val="24"/>
        </w:rPr>
        <w:t xml:space="preserve">Correctness and </w:t>
      </w:r>
      <w:r w:rsidR="00ED5B49">
        <w:rPr>
          <w:b/>
          <w:sz w:val="24"/>
          <w:szCs w:val="24"/>
        </w:rPr>
        <w:t>legitimacy</w:t>
      </w:r>
      <w:r>
        <w:rPr>
          <w:b/>
          <w:sz w:val="24"/>
          <w:szCs w:val="24"/>
        </w:rPr>
        <w:t xml:space="preserve"> of event display</w:t>
      </w:r>
    </w:p>
    <w:p w:rsidR="0090236B" w:rsidRPr="00796F77" w:rsidRDefault="0090236B" w:rsidP="00C50643">
      <w:pPr>
        <w:pStyle w:val="ListParagraph"/>
        <w:numPr>
          <w:ilvl w:val="1"/>
          <w:numId w:val="25"/>
        </w:numPr>
        <w:spacing w:line="276" w:lineRule="auto"/>
        <w:rPr>
          <w:b/>
          <w:sz w:val="24"/>
          <w:szCs w:val="24"/>
        </w:rPr>
      </w:pPr>
      <w:r>
        <w:rPr>
          <w:b/>
          <w:sz w:val="24"/>
          <w:szCs w:val="24"/>
        </w:rPr>
        <w:t>Completeness of events being displayed</w:t>
      </w:r>
    </w:p>
    <w:p w:rsidR="00796F77" w:rsidRDefault="00796F77" w:rsidP="00C50643">
      <w:pPr>
        <w:pStyle w:val="ListParagraph"/>
        <w:numPr>
          <w:ilvl w:val="1"/>
          <w:numId w:val="25"/>
        </w:numPr>
        <w:spacing w:line="276" w:lineRule="auto"/>
        <w:rPr>
          <w:b/>
          <w:sz w:val="24"/>
          <w:szCs w:val="24"/>
        </w:rPr>
      </w:pPr>
      <w:r>
        <w:rPr>
          <w:b/>
          <w:sz w:val="24"/>
          <w:szCs w:val="24"/>
        </w:rPr>
        <w:t>Readability of calendar events</w:t>
      </w:r>
    </w:p>
    <w:p w:rsidR="00C50643" w:rsidRDefault="00796F77" w:rsidP="00C50643">
      <w:pPr>
        <w:pStyle w:val="ListParagraph"/>
        <w:numPr>
          <w:ilvl w:val="1"/>
          <w:numId w:val="25"/>
        </w:numPr>
        <w:spacing w:line="276" w:lineRule="auto"/>
        <w:rPr>
          <w:b/>
          <w:sz w:val="24"/>
          <w:szCs w:val="24"/>
        </w:rPr>
      </w:pPr>
      <w:r>
        <w:rPr>
          <w:b/>
          <w:sz w:val="24"/>
          <w:szCs w:val="24"/>
        </w:rPr>
        <w:t>Usability of calendar links</w:t>
      </w:r>
    </w:p>
    <w:p w:rsidR="00D806E3" w:rsidRDefault="00025FFF" w:rsidP="00C50643">
      <w:pPr>
        <w:pStyle w:val="ListParagraph"/>
        <w:numPr>
          <w:ilvl w:val="1"/>
          <w:numId w:val="25"/>
        </w:numPr>
        <w:spacing w:line="276" w:lineRule="auto"/>
        <w:rPr>
          <w:b/>
          <w:sz w:val="24"/>
          <w:szCs w:val="24"/>
        </w:rPr>
      </w:pPr>
      <w:r>
        <w:rPr>
          <w:b/>
          <w:sz w:val="24"/>
          <w:szCs w:val="24"/>
        </w:rPr>
        <w:t>Cogency</w:t>
      </w:r>
      <w:r w:rsidR="00D806E3">
        <w:rPr>
          <w:b/>
          <w:sz w:val="24"/>
          <w:szCs w:val="24"/>
        </w:rPr>
        <w:t xml:space="preserve"> of Administrator Privileges and CRUD</w:t>
      </w:r>
    </w:p>
    <w:p w:rsidR="00796F77" w:rsidRPr="00796F77" w:rsidRDefault="00796F77" w:rsidP="00796F77">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Approach</w:t>
      </w:r>
    </w:p>
    <w:p w:rsidR="00B24B35" w:rsidRPr="00B24B35" w:rsidRDefault="00B24B35" w:rsidP="00B24B35">
      <w:pPr>
        <w:spacing w:line="276" w:lineRule="auto"/>
        <w:rPr>
          <w:sz w:val="24"/>
          <w:szCs w:val="24"/>
        </w:rPr>
      </w:pPr>
    </w:p>
    <w:p w:rsidR="00B24B35" w:rsidRDefault="00B24B35" w:rsidP="00B24B35">
      <w:pPr>
        <w:spacing w:line="276" w:lineRule="auto"/>
        <w:rPr>
          <w:sz w:val="24"/>
          <w:szCs w:val="24"/>
        </w:rPr>
      </w:pPr>
      <w:r>
        <w:rPr>
          <w:sz w:val="24"/>
          <w:szCs w:val="24"/>
        </w:rPr>
        <w:t>The agile approach for development warrants a brief definition of the Quality Assurance Testing Phases of this project.</w:t>
      </w:r>
      <w:r w:rsidR="00162BEF">
        <w:rPr>
          <w:sz w:val="24"/>
          <w:szCs w:val="24"/>
        </w:rPr>
        <w:t xml:space="preserve"> For the currently defined phases, the following table illustrates the necessary information for the approach in each QAT phase:</w:t>
      </w:r>
    </w:p>
    <w:p w:rsidR="00162BEF" w:rsidRDefault="00162BEF" w:rsidP="00B24B3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162BEF" w:rsidTr="005609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Default="00162BEF" w:rsidP="009C17FE">
            <w:pPr>
              <w:pStyle w:val="ListParagraph"/>
              <w:spacing w:line="276" w:lineRule="auto"/>
              <w:ind w:left="0"/>
              <w:jc w:val="center"/>
              <w:rPr>
                <w:sz w:val="24"/>
                <w:szCs w:val="24"/>
              </w:rPr>
            </w:pPr>
            <w:r>
              <w:rPr>
                <w:sz w:val="24"/>
                <w:szCs w:val="24"/>
              </w:rPr>
              <w:t>Name</w:t>
            </w:r>
          </w:p>
        </w:tc>
        <w:tc>
          <w:tcPr>
            <w:tcW w:w="315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Approach</w:t>
            </w:r>
          </w:p>
        </w:tc>
        <w:tc>
          <w:tcPr>
            <w:tcW w:w="414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Methodologies Involved</w:t>
            </w:r>
          </w:p>
        </w:tc>
      </w:tr>
      <w:tr w:rsidR="00162BEF" w:rsidTr="005609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Static Testing</w:t>
            </w:r>
          </w:p>
        </w:tc>
        <w:tc>
          <w:tcPr>
            <w:tcW w:w="3150" w:type="dxa"/>
          </w:tcPr>
          <w:p w:rsidR="00162BEF"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 oriented</w:t>
            </w:r>
          </w:p>
          <w:p w:rsidR="00A01793" w:rsidRPr="00B60B65"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Specification and Requirements Scrutiny</w:t>
            </w:r>
          </w:p>
        </w:tc>
        <w:tc>
          <w:tcPr>
            <w:tcW w:w="4140" w:type="dxa"/>
          </w:tcPr>
          <w:p w:rsidR="007319EB" w:rsidRDefault="00A75F15"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Identification of requirements, </w:t>
            </w:r>
            <w:r w:rsidR="007319EB">
              <w:rPr>
                <w:sz w:val="24"/>
                <w:szCs w:val="24"/>
              </w:rPr>
              <w:t>targets</w:t>
            </w:r>
            <w:r>
              <w:rPr>
                <w:sz w:val="24"/>
                <w:szCs w:val="24"/>
              </w:rPr>
              <w:t xml:space="preserve"> and methods</w:t>
            </w:r>
          </w:p>
          <w:p w:rsidR="007319EB" w:rsidRDefault="007319EB"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Analysis of completeness of information necessary to proceed to development phase</w:t>
            </w:r>
          </w:p>
          <w:p w:rsidR="0056093E" w:rsidRPr="00EE5316" w:rsidRDefault="007319EB" w:rsidP="00EE5316">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Eval</w:t>
            </w:r>
            <w:r w:rsidR="0056093E">
              <w:rPr>
                <w:sz w:val="24"/>
                <w:szCs w:val="24"/>
              </w:rPr>
              <w:t>uation of documentation and conformity to standards in the industry</w:t>
            </w:r>
          </w:p>
        </w:tc>
      </w:tr>
      <w:tr w:rsidR="00162BEF" w:rsidTr="005609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Dynamic Testing</w:t>
            </w:r>
          </w:p>
        </w:tc>
        <w:tc>
          <w:tcPr>
            <w:tcW w:w="3150" w:type="dxa"/>
          </w:tcPr>
          <w:p w:rsidR="00162BEF" w:rsidRDefault="00A01793"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and prototype – oriented</w:t>
            </w:r>
          </w:p>
          <w:p w:rsidR="00A01793" w:rsidRPr="00B60B65" w:rsidRDefault="00466865"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Testing for Cases / Scenarios</w:t>
            </w:r>
          </w:p>
        </w:tc>
        <w:tc>
          <w:tcPr>
            <w:tcW w:w="4140" w:type="dxa"/>
          </w:tcPr>
          <w:p w:rsidR="00162BEF"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Identification of features involved in project</w:t>
            </w:r>
          </w:p>
          <w:p w:rsidR="000C16D7" w:rsidRPr="00B60B65"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Verification of the project’s achievement of the required functionality through evaluation</w:t>
            </w:r>
            <w:r w:rsidR="002D4237">
              <w:rPr>
                <w:sz w:val="24"/>
                <w:szCs w:val="24"/>
              </w:rPr>
              <w:t xml:space="preserve"> </w:t>
            </w:r>
            <w:r w:rsidR="002D4237">
              <w:rPr>
                <w:i/>
                <w:sz w:val="24"/>
                <w:szCs w:val="24"/>
              </w:rPr>
              <w:t xml:space="preserve">via </w:t>
            </w:r>
            <w:r w:rsidR="002D4237">
              <w:rPr>
                <w:sz w:val="24"/>
                <w:szCs w:val="24"/>
              </w:rPr>
              <w:t xml:space="preserve">the </w:t>
            </w:r>
            <w:r w:rsidR="002D4237">
              <w:rPr>
                <w:i/>
                <w:sz w:val="24"/>
                <w:szCs w:val="24"/>
              </w:rPr>
              <w:t xml:space="preserve">selected standards </w:t>
            </w:r>
            <w:r w:rsidR="002D4237">
              <w:rPr>
                <w:sz w:val="24"/>
                <w:szCs w:val="24"/>
              </w:rPr>
              <w:t xml:space="preserve">and quality assurance </w:t>
            </w:r>
            <w:r w:rsidR="002D4237">
              <w:rPr>
                <w:i/>
                <w:sz w:val="24"/>
                <w:szCs w:val="24"/>
              </w:rPr>
              <w:t>metrics</w:t>
            </w:r>
          </w:p>
        </w:tc>
      </w:tr>
    </w:tbl>
    <w:p w:rsidR="00162BEF" w:rsidRPr="00D27137" w:rsidRDefault="00162BEF" w:rsidP="00162BEF">
      <w:pPr>
        <w:spacing w:line="276" w:lineRule="auto"/>
        <w:jc w:val="center"/>
        <w:rPr>
          <w:sz w:val="24"/>
          <w:szCs w:val="24"/>
        </w:rPr>
      </w:pPr>
      <w:r>
        <w:rPr>
          <w:sz w:val="24"/>
          <w:szCs w:val="24"/>
        </w:rPr>
        <w:t xml:space="preserve">Table X.X </w:t>
      </w:r>
      <w:r w:rsidR="00D320C4">
        <w:rPr>
          <w:b/>
          <w:sz w:val="24"/>
          <w:szCs w:val="24"/>
        </w:rPr>
        <w:t>Approaches for the Project’s</w:t>
      </w:r>
      <w:r w:rsidR="00F027B4">
        <w:rPr>
          <w:b/>
          <w:sz w:val="24"/>
          <w:szCs w:val="24"/>
        </w:rPr>
        <w:t xml:space="preserve"> </w:t>
      </w:r>
      <w:r>
        <w:rPr>
          <w:b/>
          <w:sz w:val="24"/>
          <w:szCs w:val="24"/>
        </w:rPr>
        <w:t>Q</w:t>
      </w:r>
      <w:r w:rsidR="00D320C4">
        <w:rPr>
          <w:b/>
          <w:sz w:val="24"/>
          <w:szCs w:val="24"/>
        </w:rPr>
        <w:t>uality Assurance Testing Phases</w:t>
      </w:r>
    </w:p>
    <w:p w:rsidR="00B24B35" w:rsidRPr="00B24B35" w:rsidRDefault="00B24B35" w:rsidP="00B24B35">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Pass / Fail Criteria</w:t>
      </w:r>
      <w:r w:rsidR="0034347C">
        <w:rPr>
          <w:b/>
          <w:sz w:val="24"/>
          <w:szCs w:val="24"/>
        </w:rPr>
        <w:t xml:space="preserve"> </w:t>
      </w:r>
      <w:r w:rsidR="0034347C" w:rsidRPr="0034347C">
        <w:rPr>
          <w:b/>
          <w:color w:val="FF0000"/>
          <w:sz w:val="24"/>
          <w:szCs w:val="24"/>
        </w:rPr>
        <w:t>(Itemized List of expected output and tolerances)</w:t>
      </w:r>
    </w:p>
    <w:p w:rsidR="00DB559B" w:rsidRDefault="00DB559B" w:rsidP="00DB559B">
      <w:pPr>
        <w:spacing w:line="276" w:lineRule="auto"/>
        <w:rPr>
          <w:sz w:val="24"/>
          <w:szCs w:val="24"/>
        </w:rPr>
      </w:pPr>
    </w:p>
    <w:p w:rsidR="00DB559B" w:rsidRPr="00166ABC" w:rsidRDefault="00DB559B" w:rsidP="00DB559B">
      <w:pPr>
        <w:spacing w:line="276" w:lineRule="auto"/>
        <w:rPr>
          <w:sz w:val="24"/>
          <w:szCs w:val="24"/>
        </w:rPr>
      </w:pPr>
      <w:r w:rsidRPr="00166ABC">
        <w:rPr>
          <w:sz w:val="24"/>
          <w:szCs w:val="24"/>
        </w:rPr>
        <w:t xml:space="preserve">The </w:t>
      </w:r>
      <w:r w:rsidR="00FB7C0A">
        <w:rPr>
          <w:sz w:val="24"/>
          <w:szCs w:val="24"/>
        </w:rPr>
        <w:t>succeeding</w:t>
      </w:r>
      <w:r>
        <w:rPr>
          <w:sz w:val="24"/>
          <w:szCs w:val="24"/>
        </w:rPr>
        <w:t xml:space="preserve"> table summarizes the specific criteria that may serve as the establishment of the necessary standards to properly evaluate and analyze the application’s verification of the required functionalities:</w:t>
      </w:r>
    </w:p>
    <w:p w:rsidR="00DB559B" w:rsidRPr="00166ABC" w:rsidRDefault="00DB559B" w:rsidP="00DB559B">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DB559B" w:rsidTr="009C17F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Default="00DB559B" w:rsidP="009C17FE">
            <w:pPr>
              <w:pStyle w:val="ListParagraph"/>
              <w:spacing w:line="276" w:lineRule="auto"/>
              <w:ind w:left="0"/>
              <w:jc w:val="center"/>
              <w:rPr>
                <w:sz w:val="24"/>
                <w:szCs w:val="24"/>
              </w:rPr>
            </w:pPr>
            <w:r>
              <w:rPr>
                <w:sz w:val="24"/>
                <w:szCs w:val="24"/>
              </w:rPr>
              <w:t>Feature</w:t>
            </w:r>
          </w:p>
        </w:tc>
        <w:tc>
          <w:tcPr>
            <w:tcW w:w="315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Validity</w:t>
            </w:r>
          </w:p>
        </w:tc>
        <w:tc>
          <w:tcPr>
            <w:tcW w:w="333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Fault</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Correctness</w:t>
            </w:r>
            <w:r>
              <w:rPr>
                <w:b w:val="0"/>
                <w:sz w:val="24"/>
                <w:szCs w:val="24"/>
              </w:rPr>
              <w:t xml:space="preserve"> and legitimacy</w:t>
            </w:r>
            <w:r w:rsidRPr="0069189A">
              <w:rPr>
                <w:b w:val="0"/>
                <w:sz w:val="24"/>
                <w:szCs w:val="24"/>
              </w:rPr>
              <w:t xml:space="preserve"> of event display</w:t>
            </w:r>
          </w:p>
        </w:tc>
        <w:tc>
          <w:tcPr>
            <w:tcW w:w="315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in line</w:t>
            </w:r>
            <w:r>
              <w:rPr>
                <w:sz w:val="24"/>
                <w:szCs w:val="24"/>
              </w:rPr>
              <w:t xml:space="preserve"> with the client’s requirements</w:t>
            </w:r>
          </w:p>
          <w:p w:rsidR="00DB559B" w:rsidRPr="00B60B65"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5435D5">
              <w:rPr>
                <w:b/>
                <w:sz w:val="24"/>
                <w:szCs w:val="24"/>
              </w:rPr>
              <w:t xml:space="preserve">identical </w:t>
            </w:r>
            <w:r>
              <w:rPr>
                <w:sz w:val="24"/>
                <w:szCs w:val="24"/>
              </w:rPr>
              <w:t>to the data presently stored in the database</w:t>
            </w:r>
          </w:p>
        </w:tc>
        <w:tc>
          <w:tcPr>
            <w:tcW w:w="333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 xml:space="preserve">not in line </w:t>
            </w:r>
            <w:r>
              <w:rPr>
                <w:sz w:val="24"/>
                <w:szCs w:val="24"/>
              </w:rPr>
              <w:t>with the client’s requirements, and are variably different</w:t>
            </w:r>
          </w:p>
          <w:p w:rsidR="00DB559B" w:rsidRPr="00083F5D" w:rsidRDefault="00DB559B" w:rsidP="009C17FE">
            <w:pPr>
              <w:pStyle w:val="ListParagraph"/>
              <w:numPr>
                <w:ilvl w:val="0"/>
                <w:numId w:val="1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events being displayed are</w:t>
            </w:r>
            <w:r w:rsidRPr="00C14B44">
              <w:rPr>
                <w:b/>
                <w:sz w:val="24"/>
                <w:szCs w:val="24"/>
              </w:rPr>
              <w:t xml:space="preserve"> not</w:t>
            </w:r>
            <w:r>
              <w:rPr>
                <w:sz w:val="24"/>
                <w:szCs w:val="24"/>
              </w:rPr>
              <w:t xml:space="preserve"> </w:t>
            </w:r>
            <w:r w:rsidRPr="005435D5">
              <w:rPr>
                <w:b/>
                <w:sz w:val="24"/>
                <w:szCs w:val="24"/>
              </w:rPr>
              <w:t xml:space="preserve">identical </w:t>
            </w:r>
            <w:r>
              <w:rPr>
                <w:sz w:val="24"/>
                <w:szCs w:val="24"/>
              </w:rPr>
              <w:t>to the data presently stored in the database</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bCs w:val="0"/>
                <w:sz w:val="24"/>
                <w:szCs w:val="24"/>
              </w:rPr>
            </w:pPr>
            <w:r w:rsidRPr="00467CBD">
              <w:rPr>
                <w:b w:val="0"/>
                <w:bCs w:val="0"/>
                <w:sz w:val="24"/>
                <w:szCs w:val="24"/>
              </w:rPr>
              <w:t>Completeness of events being displayed</w:t>
            </w:r>
          </w:p>
        </w:tc>
        <w:tc>
          <w:tcPr>
            <w:tcW w:w="315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complete</w:t>
            </w:r>
            <w:r>
              <w:rPr>
                <w:sz w:val="24"/>
                <w:szCs w:val="24"/>
              </w:rPr>
              <w:t xml:space="preserve"> and </w:t>
            </w:r>
            <w:r w:rsidRPr="00B17B87">
              <w:rPr>
                <w:b/>
                <w:sz w:val="24"/>
                <w:szCs w:val="24"/>
              </w:rPr>
              <w:t>conforms</w:t>
            </w:r>
            <w:r>
              <w:rPr>
                <w:sz w:val="24"/>
                <w:szCs w:val="24"/>
              </w:rPr>
              <w:t xml:space="preserve"> to the populated data</w:t>
            </w:r>
          </w:p>
        </w:tc>
        <w:tc>
          <w:tcPr>
            <w:tcW w:w="333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incomplete</w:t>
            </w:r>
            <w:r>
              <w:rPr>
                <w:sz w:val="24"/>
                <w:szCs w:val="24"/>
              </w:rPr>
              <w:t xml:space="preserve"> and </w:t>
            </w:r>
            <w:r w:rsidRPr="00B17B87">
              <w:rPr>
                <w:b/>
                <w:sz w:val="24"/>
                <w:szCs w:val="24"/>
              </w:rPr>
              <w:t>does not conform</w:t>
            </w:r>
            <w:r>
              <w:rPr>
                <w:sz w:val="24"/>
                <w:szCs w:val="24"/>
              </w:rPr>
              <w:t xml:space="preserve"> to the populated data</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Readability of calendar events</w:t>
            </w:r>
          </w:p>
        </w:tc>
        <w:tc>
          <w:tcPr>
            <w:tcW w:w="3150" w:type="dxa"/>
          </w:tcPr>
          <w:p w:rsidR="00DB559B" w:rsidRPr="005C7A81"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readable</w:t>
            </w:r>
            <w:r>
              <w:rPr>
                <w:sz w:val="24"/>
                <w:szCs w:val="24"/>
              </w:rPr>
              <w:t xml:space="preserve"> and are </w:t>
            </w:r>
            <w:r w:rsidRPr="0059551B">
              <w:rPr>
                <w:b/>
                <w:sz w:val="24"/>
                <w:szCs w:val="24"/>
              </w:rPr>
              <w:t>recognizable</w:t>
            </w:r>
          </w:p>
          <w:p w:rsidR="00DB559B" w:rsidRPr="00B60B65"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w:t>
            </w:r>
            <w:r w:rsidRPr="00C71E5E">
              <w:rPr>
                <w:b/>
                <w:sz w:val="24"/>
                <w:szCs w:val="24"/>
              </w:rPr>
              <w:t>brings clarity</w:t>
            </w:r>
            <w:r>
              <w:rPr>
                <w:sz w:val="24"/>
                <w:szCs w:val="24"/>
              </w:rPr>
              <w:t xml:space="preserve"> to the prospect users</w:t>
            </w:r>
          </w:p>
        </w:tc>
        <w:tc>
          <w:tcPr>
            <w:tcW w:w="3330" w:type="dxa"/>
          </w:tcPr>
          <w:p w:rsidR="00DB559B" w:rsidRPr="0059551B"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not readable</w:t>
            </w:r>
            <w:r>
              <w:rPr>
                <w:sz w:val="24"/>
                <w:szCs w:val="24"/>
              </w:rPr>
              <w:t xml:space="preserve"> and are </w:t>
            </w:r>
            <w:r w:rsidRPr="0059551B">
              <w:rPr>
                <w:b/>
                <w:sz w:val="24"/>
                <w:szCs w:val="24"/>
              </w:rPr>
              <w:t>unrecognizable</w:t>
            </w:r>
          </w:p>
          <w:p w:rsidR="00DB559B" w:rsidRPr="00B60B65"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causes the prospect users to be </w:t>
            </w:r>
            <w:r w:rsidRPr="00C71E5E">
              <w:rPr>
                <w:b/>
                <w:sz w:val="24"/>
                <w:szCs w:val="24"/>
              </w:rPr>
              <w:t>misled</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Usability of calendar links</w:t>
            </w:r>
          </w:p>
        </w:tc>
        <w:tc>
          <w:tcPr>
            <w:tcW w:w="3150" w:type="dxa"/>
          </w:tcPr>
          <w:p w:rsidR="00DB559B" w:rsidRDefault="00DB559B" w:rsidP="009C17FE">
            <w:pPr>
              <w:pStyle w:val="ListParagraph"/>
              <w:numPr>
                <w:ilvl w:val="0"/>
                <w:numId w:val="2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w:t>
            </w:r>
            <w:r w:rsidRPr="006A3DD1">
              <w:rPr>
                <w:b/>
                <w:sz w:val="24"/>
                <w:szCs w:val="24"/>
              </w:rPr>
              <w:t xml:space="preserve">properly redirect </w:t>
            </w:r>
            <w:r>
              <w:rPr>
                <w:sz w:val="24"/>
                <w:szCs w:val="24"/>
              </w:rPr>
              <w:t>the user to the necessary audio files / text files / websites</w:t>
            </w:r>
          </w:p>
        </w:tc>
        <w:tc>
          <w:tcPr>
            <w:tcW w:w="3330" w:type="dxa"/>
          </w:tcPr>
          <w:p w:rsidR="00DB559B" w:rsidRDefault="00DB559B" w:rsidP="009C17FE">
            <w:pPr>
              <w:pStyle w:val="ListParagraph"/>
              <w:numPr>
                <w:ilvl w:val="0"/>
                <w:numId w:val="1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are </w:t>
            </w:r>
            <w:r w:rsidRPr="006A3DD1">
              <w:rPr>
                <w:b/>
                <w:sz w:val="24"/>
                <w:szCs w:val="24"/>
              </w:rPr>
              <w:t>intertwined</w:t>
            </w:r>
            <w:r>
              <w:rPr>
                <w:sz w:val="24"/>
                <w:szCs w:val="24"/>
              </w:rPr>
              <w:t xml:space="preserve"> and </w:t>
            </w:r>
            <w:r w:rsidRPr="006A3DD1">
              <w:rPr>
                <w:b/>
                <w:sz w:val="24"/>
                <w:szCs w:val="24"/>
              </w:rPr>
              <w:t>does not follow</w:t>
            </w:r>
            <w:r>
              <w:rPr>
                <w:sz w:val="24"/>
                <w:szCs w:val="24"/>
              </w:rPr>
              <w:t xml:space="preserve"> the intended file/page to be redirected to.</w:t>
            </w:r>
          </w:p>
        </w:tc>
      </w:tr>
      <w:tr w:rsidR="00196C0F"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196C0F" w:rsidRPr="00196C0F" w:rsidRDefault="00196C0F" w:rsidP="00196C0F">
            <w:pPr>
              <w:spacing w:line="276" w:lineRule="auto"/>
              <w:ind w:left="162"/>
              <w:rPr>
                <w:b w:val="0"/>
                <w:sz w:val="24"/>
                <w:szCs w:val="24"/>
              </w:rPr>
            </w:pPr>
            <w:r w:rsidRPr="00196C0F">
              <w:rPr>
                <w:b w:val="0"/>
                <w:sz w:val="24"/>
                <w:szCs w:val="24"/>
              </w:rPr>
              <w:t>Cogency of Administrator Privileges and CRUD</w:t>
            </w:r>
          </w:p>
          <w:p w:rsidR="00196C0F" w:rsidRPr="0069189A" w:rsidRDefault="00196C0F" w:rsidP="009C17FE">
            <w:pPr>
              <w:spacing w:line="276" w:lineRule="auto"/>
              <w:ind w:left="162"/>
              <w:rPr>
                <w:sz w:val="24"/>
                <w:szCs w:val="24"/>
              </w:rPr>
            </w:pPr>
          </w:p>
        </w:tc>
        <w:tc>
          <w:tcPr>
            <w:tcW w:w="3150" w:type="dxa"/>
          </w:tcPr>
          <w:p w:rsidR="00196C0F"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are </w:t>
            </w:r>
            <w:r w:rsidRPr="0079283B">
              <w:rPr>
                <w:b/>
                <w:sz w:val="24"/>
                <w:szCs w:val="24"/>
              </w:rPr>
              <w:t>well-defined</w:t>
            </w:r>
          </w:p>
          <w:p w:rsidR="0079283B"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Pr="0079283B">
              <w:rPr>
                <w:b/>
                <w:sz w:val="24"/>
                <w:szCs w:val="24"/>
              </w:rPr>
              <w:t xml:space="preserve">performs </w:t>
            </w:r>
            <w:r>
              <w:rPr>
                <w:sz w:val="24"/>
                <w:szCs w:val="24"/>
              </w:rPr>
              <w:t>required functionality</w:t>
            </w:r>
          </w:p>
        </w:tc>
        <w:tc>
          <w:tcPr>
            <w:tcW w:w="3330" w:type="dxa"/>
          </w:tcPr>
          <w:p w:rsidR="0079283B" w:rsidRDefault="0079283B" w:rsidP="0079283B">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and user privileges are </w:t>
            </w:r>
            <w:r>
              <w:rPr>
                <w:b/>
                <w:sz w:val="24"/>
                <w:szCs w:val="24"/>
              </w:rPr>
              <w:t xml:space="preserve">not defined </w:t>
            </w:r>
          </w:p>
          <w:p w:rsidR="00196C0F" w:rsidRDefault="0079283B" w:rsidP="0079283B">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00B16E01" w:rsidRPr="00B16E01">
              <w:rPr>
                <w:b/>
                <w:sz w:val="24"/>
                <w:szCs w:val="24"/>
              </w:rPr>
              <w:t>does not</w:t>
            </w:r>
            <w:r w:rsidR="00B16E01">
              <w:rPr>
                <w:sz w:val="24"/>
                <w:szCs w:val="24"/>
              </w:rPr>
              <w:t xml:space="preserve"> </w:t>
            </w:r>
            <w:r w:rsidR="00B16E01">
              <w:rPr>
                <w:b/>
                <w:sz w:val="24"/>
                <w:szCs w:val="24"/>
              </w:rPr>
              <w:t>perform</w:t>
            </w:r>
            <w:r w:rsidRPr="0079283B">
              <w:rPr>
                <w:b/>
                <w:sz w:val="24"/>
                <w:szCs w:val="24"/>
              </w:rPr>
              <w:t xml:space="preserve"> </w:t>
            </w:r>
            <w:r>
              <w:rPr>
                <w:sz w:val="24"/>
                <w:szCs w:val="24"/>
              </w:rPr>
              <w:t>required functionality</w:t>
            </w:r>
          </w:p>
        </w:tc>
      </w:tr>
    </w:tbl>
    <w:p w:rsidR="00DB559B" w:rsidRPr="00D27137" w:rsidRDefault="00DB559B" w:rsidP="00DB559B">
      <w:pPr>
        <w:spacing w:line="276" w:lineRule="auto"/>
        <w:jc w:val="center"/>
        <w:rPr>
          <w:sz w:val="24"/>
          <w:szCs w:val="24"/>
        </w:rPr>
      </w:pPr>
      <w:r>
        <w:rPr>
          <w:sz w:val="24"/>
          <w:szCs w:val="24"/>
        </w:rPr>
        <w:t xml:space="preserve">Table X.X </w:t>
      </w:r>
      <w:r>
        <w:rPr>
          <w:b/>
          <w:sz w:val="24"/>
          <w:szCs w:val="24"/>
        </w:rPr>
        <w:t>Pass / Fail Criteria</w:t>
      </w: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1</Pages>
  <Words>3988</Words>
  <Characters>22733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196</cp:revision>
  <dcterms:created xsi:type="dcterms:W3CDTF">2015-02-10T11:22:00Z</dcterms:created>
  <dcterms:modified xsi:type="dcterms:W3CDTF">2015-03-06T11:16:00Z</dcterms:modified>
</cp:coreProperties>
</file>